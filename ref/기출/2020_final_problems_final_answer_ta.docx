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0DCC36" w14:textId="77777777" w:rsidR="00E03DF8" w:rsidRDefault="00E03DF8"/>
    <w:p w14:paraId="0260254A" w14:textId="77777777" w:rsidR="00E03DF8" w:rsidRDefault="00E03DF8"/>
    <w:p w14:paraId="3D832A0D" w14:textId="77777777" w:rsidR="00E03DF8" w:rsidRPr="00E03DF8" w:rsidRDefault="00E03DF8" w:rsidP="00E03DF8">
      <w:pPr>
        <w:jc w:val="center"/>
        <w:rPr>
          <w:b/>
          <w:bCs/>
          <w:sz w:val="36"/>
          <w:szCs w:val="36"/>
        </w:rPr>
      </w:pPr>
      <w:r w:rsidRPr="00E03DF8">
        <w:rPr>
          <w:rFonts w:hint="eastAsia"/>
          <w:b/>
          <w:bCs/>
          <w:sz w:val="36"/>
          <w:szCs w:val="36"/>
        </w:rPr>
        <w:t>H</w:t>
      </w:r>
      <w:r w:rsidRPr="00E03DF8">
        <w:rPr>
          <w:b/>
          <w:bCs/>
          <w:sz w:val="36"/>
          <w:szCs w:val="36"/>
        </w:rPr>
        <w:t>ardware System Design Final Exam</w:t>
      </w:r>
    </w:p>
    <w:p w14:paraId="6BF107F8" w14:textId="5A9E771E" w:rsidR="00E03DF8" w:rsidRPr="00E03DF8" w:rsidRDefault="00E03DF8" w:rsidP="00E03DF8">
      <w:pPr>
        <w:jc w:val="center"/>
        <w:rPr>
          <w:sz w:val="24"/>
        </w:rPr>
      </w:pPr>
      <w:r w:rsidRPr="00E03DF8">
        <w:rPr>
          <w:rFonts w:hint="eastAsia"/>
          <w:sz w:val="24"/>
        </w:rPr>
        <w:t>2</w:t>
      </w:r>
      <w:r w:rsidRPr="00E03DF8">
        <w:rPr>
          <w:sz w:val="24"/>
        </w:rPr>
        <w:t>020.06.09</w:t>
      </w:r>
      <w:r w:rsidR="00584F08">
        <w:rPr>
          <w:sz w:val="24"/>
        </w:rPr>
        <w:t xml:space="preserve"> 13:30~14:30</w:t>
      </w:r>
    </w:p>
    <w:p w14:paraId="18CB9E5F" w14:textId="5132E2E5" w:rsidR="00E03DF8" w:rsidRDefault="00E03DF8" w:rsidP="00E03DF8">
      <w:pPr>
        <w:jc w:val="center"/>
        <w:rPr>
          <w:sz w:val="24"/>
        </w:rPr>
      </w:pPr>
      <w:r w:rsidRPr="00E03DF8">
        <w:rPr>
          <w:rFonts w:hint="eastAsia"/>
          <w:sz w:val="24"/>
        </w:rPr>
        <w:t>(</w:t>
      </w:r>
      <w:r w:rsidR="00DB0D52">
        <w:rPr>
          <w:sz w:val="24"/>
        </w:rPr>
        <w:t>6</w:t>
      </w:r>
      <w:r w:rsidRPr="00E03DF8">
        <w:rPr>
          <w:sz w:val="24"/>
        </w:rPr>
        <w:t xml:space="preserve"> questions,</w:t>
      </w:r>
      <w:r w:rsidR="00934B44">
        <w:rPr>
          <w:sz w:val="24"/>
        </w:rPr>
        <w:t xml:space="preserve"> 20</w:t>
      </w:r>
      <w:r w:rsidRPr="00E03DF8">
        <w:rPr>
          <w:sz w:val="24"/>
        </w:rPr>
        <w:t xml:space="preserve"> points</w:t>
      </w:r>
      <w:r w:rsidR="00934B44">
        <w:rPr>
          <w:sz w:val="24"/>
        </w:rPr>
        <w:t xml:space="preserve"> each</w:t>
      </w:r>
      <w:r w:rsidRPr="00E03DF8">
        <w:rPr>
          <w:sz w:val="24"/>
        </w:rPr>
        <w:t>, x pages)</w:t>
      </w:r>
    </w:p>
    <w:p w14:paraId="6A27B90F" w14:textId="221D7296" w:rsidR="00947E88" w:rsidRPr="001153E5" w:rsidRDefault="00F5374F" w:rsidP="00E03DF8">
      <w:pPr>
        <w:jc w:val="center"/>
        <w:rPr>
          <w:color w:val="FF0000"/>
          <w:sz w:val="24"/>
        </w:rPr>
      </w:pPr>
      <w:r w:rsidRPr="001153E5">
        <w:rPr>
          <w:color w:val="FF0000"/>
          <w:sz w:val="24"/>
        </w:rPr>
        <w:t>***</w:t>
      </w:r>
      <w:r w:rsidR="00947E88" w:rsidRPr="001153E5">
        <w:rPr>
          <w:color w:val="FF0000"/>
          <w:sz w:val="24"/>
        </w:rPr>
        <w:t xml:space="preserve">IMPORTANT: </w:t>
      </w:r>
      <w:r w:rsidR="00947E88" w:rsidRPr="001153E5">
        <w:rPr>
          <w:rFonts w:hint="eastAsia"/>
          <w:color w:val="FF0000"/>
          <w:sz w:val="24"/>
        </w:rPr>
        <w:t>Y</w:t>
      </w:r>
      <w:r w:rsidR="00947E88" w:rsidRPr="001153E5">
        <w:rPr>
          <w:color w:val="FF0000"/>
          <w:sz w:val="24"/>
        </w:rPr>
        <w:t>ou have to choose 5 out of 6 questions to answer. If you write answers to 6 questions, the highest scoring question will be excluded.</w:t>
      </w:r>
      <w:r w:rsidRPr="001153E5">
        <w:rPr>
          <w:color w:val="FF0000"/>
          <w:sz w:val="24"/>
        </w:rPr>
        <w:t>***</w:t>
      </w:r>
    </w:p>
    <w:p w14:paraId="56875DEE" w14:textId="77777777" w:rsidR="00E03DF8" w:rsidRPr="00E03DF8" w:rsidRDefault="00E03DF8" w:rsidP="00E03DF8">
      <w:pPr>
        <w:jc w:val="center"/>
        <w:rPr>
          <w:sz w:val="24"/>
        </w:rPr>
      </w:pPr>
    </w:p>
    <w:p w14:paraId="222B4EE0" w14:textId="77777777" w:rsidR="00E03DF8" w:rsidRPr="00E03DF8" w:rsidRDefault="00E03DF8" w:rsidP="00E03DF8">
      <w:pPr>
        <w:jc w:val="center"/>
        <w:rPr>
          <w:sz w:val="24"/>
        </w:rPr>
      </w:pPr>
      <w:r w:rsidRPr="00E03DF8">
        <w:rPr>
          <w:sz w:val="24"/>
        </w:rPr>
        <w:t xml:space="preserve">                                                 </w:t>
      </w:r>
      <w:r w:rsidRPr="00E03DF8">
        <w:rPr>
          <w:rFonts w:hint="eastAsia"/>
          <w:sz w:val="24"/>
        </w:rPr>
        <w:t>S</w:t>
      </w:r>
      <w:r w:rsidRPr="00E03DF8">
        <w:rPr>
          <w:sz w:val="24"/>
        </w:rPr>
        <w:t>tudent ID:</w:t>
      </w:r>
    </w:p>
    <w:p w14:paraId="727DB1ED" w14:textId="77777777" w:rsidR="00E03DF8" w:rsidRDefault="00E03DF8" w:rsidP="00E03DF8">
      <w:pPr>
        <w:jc w:val="center"/>
      </w:pPr>
      <w:r w:rsidRPr="00E03DF8">
        <w:rPr>
          <w:sz w:val="24"/>
        </w:rPr>
        <w:t xml:space="preserve">                                             </w:t>
      </w:r>
      <w:r w:rsidRPr="00E03DF8">
        <w:rPr>
          <w:rFonts w:hint="eastAsia"/>
          <w:sz w:val="24"/>
        </w:rPr>
        <w:t>N</w:t>
      </w:r>
      <w:r w:rsidRPr="00E03DF8">
        <w:rPr>
          <w:sz w:val="24"/>
        </w:rPr>
        <w:t>ame</w:t>
      </w:r>
      <w:r>
        <w:t>:</w:t>
      </w:r>
    </w:p>
    <w:p w14:paraId="5B1FC709" w14:textId="77777777" w:rsidR="00E03DF8" w:rsidRDefault="00E03DF8" w:rsidP="00E03DF8">
      <w:pPr>
        <w:jc w:val="center"/>
      </w:pPr>
    </w:p>
    <w:p w14:paraId="6D237A82" w14:textId="6E4934AD" w:rsidR="00E03DF8" w:rsidRPr="00B66F05" w:rsidRDefault="00E03DF8" w:rsidP="00E03DF8">
      <w:pPr>
        <w:rPr>
          <w:b/>
          <w:bCs/>
          <w:sz w:val="28"/>
          <w:szCs w:val="28"/>
        </w:rPr>
      </w:pPr>
      <w:r w:rsidRPr="00B66F05">
        <w:rPr>
          <w:rFonts w:hint="eastAsia"/>
          <w:b/>
          <w:bCs/>
          <w:sz w:val="28"/>
          <w:szCs w:val="28"/>
        </w:rPr>
        <w:t>Q</w:t>
      </w:r>
      <w:r w:rsidRPr="00B66F05">
        <w:rPr>
          <w:b/>
          <w:bCs/>
          <w:sz w:val="28"/>
          <w:szCs w:val="28"/>
        </w:rPr>
        <w:t>1. Choose either 1-A or 1-B then answer it.</w:t>
      </w:r>
      <w:r w:rsidR="00F71B97">
        <w:rPr>
          <w:b/>
          <w:bCs/>
          <w:sz w:val="28"/>
          <w:szCs w:val="28"/>
        </w:rPr>
        <w:t xml:space="preserve"> (</w:t>
      </w:r>
      <w:r w:rsidR="00BE19A9">
        <w:rPr>
          <w:b/>
          <w:bCs/>
          <w:sz w:val="28"/>
          <w:szCs w:val="28"/>
        </w:rPr>
        <w:t>20</w:t>
      </w:r>
      <w:r w:rsidR="00F71B97">
        <w:rPr>
          <w:b/>
          <w:bCs/>
          <w:sz w:val="28"/>
          <w:szCs w:val="28"/>
        </w:rPr>
        <w:t xml:space="preserve"> points)</w:t>
      </w:r>
    </w:p>
    <w:p w14:paraId="051FD00E" w14:textId="77777777" w:rsidR="00E03DF8" w:rsidRDefault="00E03DF8" w:rsidP="00E03DF8"/>
    <w:p w14:paraId="307D6242" w14:textId="77777777" w:rsidR="00E03DF8" w:rsidRPr="00E03DF8" w:rsidRDefault="00E03DF8" w:rsidP="00E03DF8">
      <w:pPr>
        <w:rPr>
          <w:b/>
          <w:bCs/>
          <w:sz w:val="24"/>
        </w:rPr>
      </w:pPr>
      <w:r w:rsidRPr="00E03DF8">
        <w:rPr>
          <w:rFonts w:hint="eastAsia"/>
          <w:b/>
          <w:bCs/>
          <w:sz w:val="24"/>
        </w:rPr>
        <w:t>P</w:t>
      </w:r>
      <w:r w:rsidRPr="00E03DF8">
        <w:rPr>
          <w:b/>
          <w:bCs/>
          <w:sz w:val="24"/>
        </w:rPr>
        <w:t>roblem 1-A.</w:t>
      </w:r>
      <w:r w:rsidR="00BE66B1">
        <w:rPr>
          <w:b/>
          <w:bCs/>
          <w:sz w:val="24"/>
        </w:rPr>
        <w:t xml:space="preserve"> (Quantization)</w:t>
      </w:r>
    </w:p>
    <w:p w14:paraId="11EFF9A1" w14:textId="0976C6DD" w:rsidR="00E5141A" w:rsidRDefault="00E5141A" w:rsidP="00E03DF8">
      <w:r>
        <w:t xml:space="preserve">Quantization is one of the most frequently used methods to efficiently </w:t>
      </w:r>
      <w:r w:rsidR="0011350D">
        <w:t xml:space="preserve">execute </w:t>
      </w:r>
      <w:r>
        <w:t>the neural network.</w:t>
      </w:r>
      <w:r w:rsidR="00680848">
        <w:rPr>
          <w:rFonts w:hint="eastAsia"/>
        </w:rPr>
        <w:t xml:space="preserve"> </w:t>
      </w:r>
      <w:r w:rsidR="003E62D2">
        <w:t>Explain what quantization is and d</w:t>
      </w:r>
      <w:r>
        <w:t>escribe two possible advantages and disadvantages in applying quantization to the neural network.</w:t>
      </w:r>
      <w:r w:rsidR="0011350D">
        <w:t xml:space="preserve"> </w:t>
      </w:r>
      <w:r>
        <w:rPr>
          <w:rFonts w:hint="eastAsia"/>
        </w:rPr>
        <w:t>(</w:t>
      </w:r>
      <w:r>
        <w:t>2 advantages, 2 disadvantages)</w:t>
      </w:r>
    </w:p>
    <w:p w14:paraId="6A928014" w14:textId="11486DCA" w:rsidR="001153E5" w:rsidRDefault="001153E5" w:rsidP="00E03DF8"/>
    <w:p w14:paraId="22A88ECA" w14:textId="1A8E9363" w:rsidR="001153E5" w:rsidRPr="00581520" w:rsidRDefault="00581520" w:rsidP="00E03DF8">
      <w:pPr>
        <w:rPr>
          <w:color w:val="FF0000"/>
        </w:rPr>
      </w:pPr>
      <w:r w:rsidRPr="00581520">
        <w:rPr>
          <w:rFonts w:hint="eastAsia"/>
          <w:color w:val="FF0000"/>
        </w:rPr>
        <w:t>[</w:t>
      </w:r>
      <w:r w:rsidRPr="00581520">
        <w:rPr>
          <w:color w:val="FF0000"/>
        </w:rPr>
        <w:t>Answer]</w:t>
      </w:r>
    </w:p>
    <w:p w14:paraId="6AB8FBE7" w14:textId="04F73017" w:rsidR="00581520" w:rsidRPr="00581520" w:rsidRDefault="00581520" w:rsidP="00E03DF8">
      <w:pPr>
        <w:rPr>
          <w:color w:val="FF0000"/>
        </w:rPr>
      </w:pPr>
      <w:r w:rsidRPr="00581520">
        <w:rPr>
          <w:rFonts w:hint="eastAsia"/>
          <w:color w:val="FF0000"/>
        </w:rPr>
        <w:t>Q</w:t>
      </w:r>
      <w:r w:rsidRPr="00581520">
        <w:rPr>
          <w:color w:val="FF0000"/>
        </w:rPr>
        <w:t>uantization is… (Reasonable</w:t>
      </w:r>
      <w:r w:rsidRPr="00581520">
        <w:rPr>
          <w:rFonts w:hint="eastAsia"/>
          <w:color w:val="FF0000"/>
        </w:rPr>
        <w:t>한</w:t>
      </w:r>
      <w:r w:rsidRPr="00581520">
        <w:rPr>
          <w:rFonts w:hint="eastAsia"/>
          <w:color w:val="FF0000"/>
        </w:rPr>
        <w:t xml:space="preserve"> </w:t>
      </w:r>
      <w:r w:rsidRPr="00581520">
        <w:rPr>
          <w:rFonts w:hint="eastAsia"/>
          <w:color w:val="FF0000"/>
        </w:rPr>
        <w:t>설명이면</w:t>
      </w:r>
      <w:r w:rsidRPr="00581520">
        <w:rPr>
          <w:rFonts w:hint="eastAsia"/>
          <w:color w:val="FF0000"/>
        </w:rPr>
        <w:t xml:space="preserve"> </w:t>
      </w:r>
      <w:r w:rsidRPr="00581520">
        <w:rPr>
          <w:rFonts w:hint="eastAsia"/>
          <w:color w:val="FF0000"/>
        </w:rPr>
        <w:t>정답처리</w:t>
      </w:r>
      <w:r w:rsidRPr="00581520">
        <w:rPr>
          <w:rFonts w:hint="eastAsia"/>
          <w:color w:val="FF0000"/>
        </w:rPr>
        <w:t>)</w:t>
      </w:r>
      <w:r w:rsidRPr="00581520">
        <w:rPr>
          <w:color w:val="0070C0"/>
        </w:rPr>
        <w:t xml:space="preserve"> </w:t>
      </w:r>
      <w:r w:rsidRPr="002A0CEB">
        <w:rPr>
          <w:b/>
          <w:i/>
          <w:color w:val="385623" w:themeColor="accent6" w:themeShade="80"/>
          <w:u w:val="single"/>
        </w:rPr>
        <w:t>&lt;10</w:t>
      </w:r>
      <w:r w:rsidRPr="002A0CEB">
        <w:rPr>
          <w:rFonts w:hint="eastAsia"/>
          <w:b/>
          <w:i/>
          <w:color w:val="385623" w:themeColor="accent6" w:themeShade="80"/>
          <w:u w:val="single"/>
        </w:rPr>
        <w:t>점</w:t>
      </w:r>
      <w:r w:rsidRPr="002A0CEB">
        <w:rPr>
          <w:rFonts w:hint="eastAsia"/>
          <w:b/>
          <w:i/>
          <w:color w:val="385623" w:themeColor="accent6" w:themeShade="80"/>
          <w:u w:val="single"/>
        </w:rPr>
        <w:t>&gt;</w:t>
      </w:r>
    </w:p>
    <w:p w14:paraId="19FC9B6A" w14:textId="272797F7" w:rsidR="00581520" w:rsidRPr="00581520" w:rsidRDefault="00581520" w:rsidP="00E03DF8">
      <w:pPr>
        <w:rPr>
          <w:color w:val="FF0000"/>
        </w:rPr>
      </w:pPr>
      <w:r w:rsidRPr="00581520">
        <w:rPr>
          <w:rFonts w:hint="eastAsia"/>
          <w:color w:val="FF0000"/>
        </w:rPr>
        <w:t>A</w:t>
      </w:r>
      <w:r w:rsidRPr="00581520">
        <w:rPr>
          <w:color w:val="FF0000"/>
        </w:rPr>
        <w:t>dvantage: (Reasonable</w:t>
      </w:r>
      <w:r w:rsidRPr="00581520">
        <w:rPr>
          <w:rFonts w:hint="eastAsia"/>
          <w:color w:val="FF0000"/>
        </w:rPr>
        <w:t>한</w:t>
      </w:r>
      <w:r w:rsidRPr="00581520">
        <w:rPr>
          <w:rFonts w:hint="eastAsia"/>
          <w:color w:val="FF0000"/>
        </w:rPr>
        <w:t xml:space="preserve"> </w:t>
      </w:r>
      <w:r w:rsidRPr="00581520">
        <w:rPr>
          <w:rFonts w:hint="eastAsia"/>
          <w:color w:val="FF0000"/>
        </w:rPr>
        <w:t>설명이면</w:t>
      </w:r>
      <w:r w:rsidRPr="00581520">
        <w:rPr>
          <w:rFonts w:hint="eastAsia"/>
          <w:color w:val="FF0000"/>
        </w:rPr>
        <w:t xml:space="preserve"> </w:t>
      </w:r>
      <w:r w:rsidRPr="00581520">
        <w:rPr>
          <w:rFonts w:hint="eastAsia"/>
          <w:color w:val="FF0000"/>
        </w:rPr>
        <w:t>정답처리</w:t>
      </w:r>
      <w:r w:rsidRPr="00581520">
        <w:rPr>
          <w:rFonts w:hint="eastAsia"/>
          <w:color w:val="FF0000"/>
        </w:rPr>
        <w:t>)</w:t>
      </w:r>
      <w:r w:rsidRPr="00581520">
        <w:rPr>
          <w:color w:val="FF0000"/>
        </w:rPr>
        <w:t xml:space="preserve"> </w:t>
      </w:r>
      <w:r w:rsidRPr="002A0CEB">
        <w:rPr>
          <w:b/>
          <w:i/>
          <w:color w:val="385623" w:themeColor="accent6" w:themeShade="80"/>
          <w:u w:val="single"/>
        </w:rPr>
        <w:t>&lt;</w:t>
      </w:r>
      <w:r w:rsidRPr="002A0CEB">
        <w:rPr>
          <w:rFonts w:hint="eastAsia"/>
          <w:b/>
          <w:i/>
          <w:color w:val="385623" w:themeColor="accent6" w:themeShade="80"/>
          <w:u w:val="single"/>
        </w:rPr>
        <w:t>각</w:t>
      </w:r>
      <w:r w:rsidRPr="002A0CEB">
        <w:rPr>
          <w:rFonts w:hint="eastAsia"/>
          <w:b/>
          <w:i/>
          <w:color w:val="385623" w:themeColor="accent6" w:themeShade="80"/>
          <w:u w:val="single"/>
        </w:rPr>
        <w:t xml:space="preserve"> </w:t>
      </w:r>
      <w:r w:rsidRPr="002A0CEB">
        <w:rPr>
          <w:b/>
          <w:i/>
          <w:color w:val="385623" w:themeColor="accent6" w:themeShade="80"/>
          <w:u w:val="single"/>
        </w:rPr>
        <w:t>2.5</w:t>
      </w:r>
      <w:r w:rsidRPr="002A0CEB">
        <w:rPr>
          <w:rFonts w:hint="eastAsia"/>
          <w:b/>
          <w:i/>
          <w:color w:val="385623" w:themeColor="accent6" w:themeShade="80"/>
          <w:u w:val="single"/>
        </w:rPr>
        <w:t>점</w:t>
      </w:r>
      <w:r w:rsidRPr="002A0CEB">
        <w:rPr>
          <w:rFonts w:hint="eastAsia"/>
          <w:b/>
          <w:i/>
          <w:color w:val="385623" w:themeColor="accent6" w:themeShade="80"/>
          <w:u w:val="single"/>
        </w:rPr>
        <w:t>&gt;</w:t>
      </w:r>
    </w:p>
    <w:p w14:paraId="34FDA158" w14:textId="32880543" w:rsidR="00581520" w:rsidRPr="00581520" w:rsidRDefault="00581520" w:rsidP="00E03DF8">
      <w:pPr>
        <w:rPr>
          <w:color w:val="FF0000"/>
        </w:rPr>
      </w:pPr>
      <w:r w:rsidRPr="00581520">
        <w:rPr>
          <w:rFonts w:hint="eastAsia"/>
          <w:color w:val="FF0000"/>
        </w:rPr>
        <w:t>D</w:t>
      </w:r>
      <w:r w:rsidRPr="00581520">
        <w:rPr>
          <w:color w:val="FF0000"/>
        </w:rPr>
        <w:t>isadvantage: (Reasonable</w:t>
      </w:r>
      <w:r w:rsidRPr="00581520">
        <w:rPr>
          <w:rFonts w:hint="eastAsia"/>
          <w:color w:val="FF0000"/>
        </w:rPr>
        <w:t>한</w:t>
      </w:r>
      <w:r w:rsidRPr="00581520">
        <w:rPr>
          <w:rFonts w:hint="eastAsia"/>
          <w:color w:val="FF0000"/>
        </w:rPr>
        <w:t xml:space="preserve"> </w:t>
      </w:r>
      <w:r w:rsidRPr="00581520">
        <w:rPr>
          <w:rFonts w:hint="eastAsia"/>
          <w:color w:val="FF0000"/>
        </w:rPr>
        <w:t>설명이면</w:t>
      </w:r>
      <w:r w:rsidRPr="00581520">
        <w:rPr>
          <w:rFonts w:hint="eastAsia"/>
          <w:color w:val="FF0000"/>
        </w:rPr>
        <w:t xml:space="preserve"> </w:t>
      </w:r>
      <w:r w:rsidRPr="00581520">
        <w:rPr>
          <w:rFonts w:hint="eastAsia"/>
          <w:color w:val="FF0000"/>
        </w:rPr>
        <w:t>정답처리</w:t>
      </w:r>
      <w:r w:rsidRPr="00581520">
        <w:rPr>
          <w:rFonts w:hint="eastAsia"/>
          <w:color w:val="FF0000"/>
        </w:rPr>
        <w:t>)</w:t>
      </w:r>
      <w:r w:rsidRPr="00581520">
        <w:rPr>
          <w:color w:val="FF0000"/>
        </w:rPr>
        <w:t xml:space="preserve"> </w:t>
      </w:r>
      <w:r w:rsidRPr="002A0CEB">
        <w:rPr>
          <w:b/>
          <w:i/>
          <w:color w:val="385623" w:themeColor="accent6" w:themeShade="80"/>
          <w:u w:val="single"/>
        </w:rPr>
        <w:t>&lt;</w:t>
      </w:r>
      <w:r w:rsidRPr="002A0CEB">
        <w:rPr>
          <w:rFonts w:hint="eastAsia"/>
          <w:b/>
          <w:i/>
          <w:color w:val="385623" w:themeColor="accent6" w:themeShade="80"/>
          <w:u w:val="single"/>
        </w:rPr>
        <w:t>각</w:t>
      </w:r>
      <w:r w:rsidRPr="002A0CEB">
        <w:rPr>
          <w:rFonts w:hint="eastAsia"/>
          <w:b/>
          <w:i/>
          <w:color w:val="385623" w:themeColor="accent6" w:themeShade="80"/>
          <w:u w:val="single"/>
        </w:rPr>
        <w:t xml:space="preserve"> </w:t>
      </w:r>
      <w:r w:rsidRPr="002A0CEB">
        <w:rPr>
          <w:b/>
          <w:i/>
          <w:color w:val="385623" w:themeColor="accent6" w:themeShade="80"/>
          <w:u w:val="single"/>
        </w:rPr>
        <w:t>2.5</w:t>
      </w:r>
      <w:r w:rsidRPr="002A0CEB">
        <w:rPr>
          <w:rFonts w:hint="eastAsia"/>
          <w:b/>
          <w:i/>
          <w:color w:val="385623" w:themeColor="accent6" w:themeShade="80"/>
          <w:u w:val="single"/>
        </w:rPr>
        <w:t>점</w:t>
      </w:r>
      <w:r w:rsidRPr="002A0CEB">
        <w:rPr>
          <w:rFonts w:hint="eastAsia"/>
          <w:b/>
          <w:i/>
          <w:color w:val="385623" w:themeColor="accent6" w:themeShade="80"/>
          <w:u w:val="single"/>
        </w:rPr>
        <w:t>&gt;</w:t>
      </w:r>
    </w:p>
    <w:p w14:paraId="692C8767" w14:textId="77777777" w:rsidR="00E03DF8" w:rsidRDefault="00E03DF8" w:rsidP="00E03DF8"/>
    <w:p w14:paraId="6C535B86" w14:textId="77777777" w:rsidR="00E03DF8" w:rsidRPr="00E03DF8" w:rsidRDefault="00E03DF8" w:rsidP="00E03DF8">
      <w:pPr>
        <w:rPr>
          <w:b/>
          <w:bCs/>
          <w:sz w:val="24"/>
        </w:rPr>
      </w:pPr>
      <w:r w:rsidRPr="00E03DF8">
        <w:rPr>
          <w:rFonts w:hint="eastAsia"/>
          <w:b/>
          <w:bCs/>
          <w:sz w:val="24"/>
        </w:rPr>
        <w:t>P</w:t>
      </w:r>
      <w:r w:rsidRPr="00E03DF8">
        <w:rPr>
          <w:b/>
          <w:bCs/>
          <w:sz w:val="24"/>
        </w:rPr>
        <w:t>roblem 1-B.</w:t>
      </w:r>
      <w:r w:rsidR="00BE66B1">
        <w:rPr>
          <w:b/>
          <w:bCs/>
          <w:sz w:val="24"/>
        </w:rPr>
        <w:t xml:space="preserve"> (Weight Pruning)</w:t>
      </w:r>
    </w:p>
    <w:p w14:paraId="58628E2A" w14:textId="1BAE590C" w:rsidR="00E5141A" w:rsidRDefault="00E5141A" w:rsidP="00E03DF8">
      <w:r>
        <w:t xml:space="preserve">Weight pruning is </w:t>
      </w:r>
      <w:r w:rsidR="0011350D">
        <w:t xml:space="preserve">another </w:t>
      </w:r>
      <w:r>
        <w:t xml:space="preserve">frequently used method to efficiently </w:t>
      </w:r>
      <w:r w:rsidR="0011350D">
        <w:t xml:space="preserve">run </w:t>
      </w:r>
      <w:r>
        <w:t>the neural network.</w:t>
      </w:r>
      <w:r w:rsidR="00680848">
        <w:rPr>
          <w:rFonts w:hint="eastAsia"/>
        </w:rPr>
        <w:t xml:space="preserve"> </w:t>
      </w:r>
      <w:r w:rsidR="003E62D2">
        <w:t>Explain what weight pruning is and d</w:t>
      </w:r>
      <w:r>
        <w:t>escribe two possible advantages and disadvantages in applying weight pruning to the neural network.</w:t>
      </w:r>
      <w:r w:rsidR="0011350D">
        <w:t xml:space="preserve"> </w:t>
      </w:r>
      <w:r>
        <w:rPr>
          <w:rFonts w:hint="eastAsia"/>
        </w:rPr>
        <w:t>(</w:t>
      </w:r>
      <w:r>
        <w:t>2 advantages, 2 disadvantages)</w:t>
      </w:r>
    </w:p>
    <w:p w14:paraId="3779236E" w14:textId="3D510E60" w:rsidR="001153E5" w:rsidRDefault="001153E5" w:rsidP="00E03DF8"/>
    <w:p w14:paraId="691C5050" w14:textId="77777777" w:rsidR="00581520" w:rsidRPr="00581520" w:rsidRDefault="00581520" w:rsidP="00581520">
      <w:pPr>
        <w:rPr>
          <w:color w:val="FF0000"/>
        </w:rPr>
      </w:pPr>
      <w:r w:rsidRPr="00581520">
        <w:rPr>
          <w:rFonts w:hint="eastAsia"/>
          <w:color w:val="FF0000"/>
        </w:rPr>
        <w:t>[</w:t>
      </w:r>
      <w:r w:rsidRPr="00581520">
        <w:rPr>
          <w:color w:val="FF0000"/>
        </w:rPr>
        <w:t>Answer]</w:t>
      </w:r>
    </w:p>
    <w:p w14:paraId="7E4207DE" w14:textId="06DD1B7B" w:rsidR="00581520" w:rsidRPr="00581520" w:rsidRDefault="00581520" w:rsidP="00581520">
      <w:pPr>
        <w:rPr>
          <w:color w:val="FF0000"/>
        </w:rPr>
      </w:pPr>
      <w:r w:rsidRPr="00581520">
        <w:rPr>
          <w:rFonts w:hint="eastAsia"/>
          <w:color w:val="FF0000"/>
        </w:rPr>
        <w:t>P</w:t>
      </w:r>
      <w:r w:rsidRPr="00581520">
        <w:rPr>
          <w:color w:val="FF0000"/>
        </w:rPr>
        <w:t>runing is… (Reasonable</w:t>
      </w:r>
      <w:r w:rsidRPr="00581520">
        <w:rPr>
          <w:rFonts w:hint="eastAsia"/>
          <w:color w:val="FF0000"/>
        </w:rPr>
        <w:t>한</w:t>
      </w:r>
      <w:r w:rsidRPr="00581520">
        <w:rPr>
          <w:rFonts w:hint="eastAsia"/>
          <w:color w:val="FF0000"/>
        </w:rPr>
        <w:t xml:space="preserve"> </w:t>
      </w:r>
      <w:r w:rsidRPr="00581520">
        <w:rPr>
          <w:rFonts w:hint="eastAsia"/>
          <w:color w:val="FF0000"/>
        </w:rPr>
        <w:t>설명이면</w:t>
      </w:r>
      <w:r w:rsidRPr="00581520">
        <w:rPr>
          <w:rFonts w:hint="eastAsia"/>
          <w:color w:val="FF0000"/>
        </w:rPr>
        <w:t xml:space="preserve"> </w:t>
      </w:r>
      <w:r w:rsidRPr="00581520">
        <w:rPr>
          <w:rFonts w:hint="eastAsia"/>
          <w:color w:val="FF0000"/>
        </w:rPr>
        <w:t>정답처리</w:t>
      </w:r>
      <w:r w:rsidRPr="00581520">
        <w:rPr>
          <w:rFonts w:hint="eastAsia"/>
          <w:color w:val="FF0000"/>
        </w:rPr>
        <w:t>)</w:t>
      </w:r>
      <w:r w:rsidRPr="00581520">
        <w:rPr>
          <w:color w:val="FF0000"/>
        </w:rPr>
        <w:t xml:space="preserve"> </w:t>
      </w:r>
      <w:r w:rsidRPr="002A0CEB">
        <w:rPr>
          <w:b/>
          <w:i/>
          <w:color w:val="385623" w:themeColor="accent6" w:themeShade="80"/>
          <w:u w:val="single"/>
        </w:rPr>
        <w:t>&lt;10</w:t>
      </w:r>
      <w:r w:rsidRPr="002A0CEB">
        <w:rPr>
          <w:rFonts w:hint="eastAsia"/>
          <w:b/>
          <w:i/>
          <w:color w:val="385623" w:themeColor="accent6" w:themeShade="80"/>
          <w:u w:val="single"/>
        </w:rPr>
        <w:t>점</w:t>
      </w:r>
      <w:r w:rsidRPr="002A0CEB">
        <w:rPr>
          <w:rFonts w:hint="eastAsia"/>
          <w:b/>
          <w:i/>
          <w:color w:val="385623" w:themeColor="accent6" w:themeShade="80"/>
          <w:u w:val="single"/>
        </w:rPr>
        <w:t>&gt;</w:t>
      </w:r>
    </w:p>
    <w:p w14:paraId="4634C4B0" w14:textId="77777777" w:rsidR="00581520" w:rsidRPr="00581520" w:rsidRDefault="00581520" w:rsidP="00581520">
      <w:pPr>
        <w:rPr>
          <w:color w:val="FF0000"/>
        </w:rPr>
      </w:pPr>
      <w:r w:rsidRPr="00581520">
        <w:rPr>
          <w:rFonts w:hint="eastAsia"/>
          <w:color w:val="FF0000"/>
        </w:rPr>
        <w:t>A</w:t>
      </w:r>
      <w:r w:rsidRPr="00581520">
        <w:rPr>
          <w:color w:val="FF0000"/>
        </w:rPr>
        <w:t>dvantage: (Reasonable</w:t>
      </w:r>
      <w:r w:rsidRPr="00581520">
        <w:rPr>
          <w:rFonts w:hint="eastAsia"/>
          <w:color w:val="FF0000"/>
        </w:rPr>
        <w:t>한</w:t>
      </w:r>
      <w:r w:rsidRPr="00581520">
        <w:rPr>
          <w:rFonts w:hint="eastAsia"/>
          <w:color w:val="FF0000"/>
        </w:rPr>
        <w:t xml:space="preserve"> </w:t>
      </w:r>
      <w:r w:rsidRPr="00581520">
        <w:rPr>
          <w:rFonts w:hint="eastAsia"/>
          <w:color w:val="FF0000"/>
        </w:rPr>
        <w:t>설명이면</w:t>
      </w:r>
      <w:r w:rsidRPr="00581520">
        <w:rPr>
          <w:rFonts w:hint="eastAsia"/>
          <w:color w:val="FF0000"/>
        </w:rPr>
        <w:t xml:space="preserve"> </w:t>
      </w:r>
      <w:r w:rsidRPr="00581520">
        <w:rPr>
          <w:rFonts w:hint="eastAsia"/>
          <w:color w:val="FF0000"/>
        </w:rPr>
        <w:t>정답처리</w:t>
      </w:r>
      <w:r w:rsidRPr="00581520">
        <w:rPr>
          <w:rFonts w:hint="eastAsia"/>
          <w:color w:val="FF0000"/>
        </w:rPr>
        <w:t>)</w:t>
      </w:r>
      <w:r w:rsidRPr="00581520">
        <w:rPr>
          <w:color w:val="FF0000"/>
        </w:rPr>
        <w:t xml:space="preserve"> </w:t>
      </w:r>
      <w:r w:rsidRPr="002A0CEB">
        <w:rPr>
          <w:b/>
          <w:i/>
          <w:color w:val="385623" w:themeColor="accent6" w:themeShade="80"/>
          <w:u w:val="single"/>
        </w:rPr>
        <w:t>&lt;</w:t>
      </w:r>
      <w:r w:rsidRPr="002A0CEB">
        <w:rPr>
          <w:rFonts w:hint="eastAsia"/>
          <w:b/>
          <w:i/>
          <w:color w:val="385623" w:themeColor="accent6" w:themeShade="80"/>
          <w:u w:val="single"/>
        </w:rPr>
        <w:t>각</w:t>
      </w:r>
      <w:r w:rsidRPr="002A0CEB">
        <w:rPr>
          <w:rFonts w:hint="eastAsia"/>
          <w:b/>
          <w:i/>
          <w:color w:val="385623" w:themeColor="accent6" w:themeShade="80"/>
          <w:u w:val="single"/>
        </w:rPr>
        <w:t xml:space="preserve"> </w:t>
      </w:r>
      <w:r w:rsidRPr="002A0CEB">
        <w:rPr>
          <w:b/>
          <w:i/>
          <w:color w:val="385623" w:themeColor="accent6" w:themeShade="80"/>
          <w:u w:val="single"/>
        </w:rPr>
        <w:t>2.5</w:t>
      </w:r>
      <w:r w:rsidRPr="002A0CEB">
        <w:rPr>
          <w:rFonts w:hint="eastAsia"/>
          <w:b/>
          <w:i/>
          <w:color w:val="385623" w:themeColor="accent6" w:themeShade="80"/>
          <w:u w:val="single"/>
        </w:rPr>
        <w:t>점</w:t>
      </w:r>
      <w:r w:rsidRPr="002A0CEB">
        <w:rPr>
          <w:rFonts w:hint="eastAsia"/>
          <w:b/>
          <w:i/>
          <w:color w:val="385623" w:themeColor="accent6" w:themeShade="80"/>
          <w:u w:val="single"/>
        </w:rPr>
        <w:t>&gt;</w:t>
      </w:r>
    </w:p>
    <w:p w14:paraId="716A6349" w14:textId="77777777" w:rsidR="00581520" w:rsidRPr="00581520" w:rsidRDefault="00581520" w:rsidP="00581520">
      <w:pPr>
        <w:rPr>
          <w:color w:val="FF0000"/>
        </w:rPr>
      </w:pPr>
      <w:r w:rsidRPr="00581520">
        <w:rPr>
          <w:rFonts w:hint="eastAsia"/>
          <w:color w:val="FF0000"/>
        </w:rPr>
        <w:t>D</w:t>
      </w:r>
      <w:r w:rsidRPr="00581520">
        <w:rPr>
          <w:color w:val="FF0000"/>
        </w:rPr>
        <w:t>isadvantage: (Reasonable</w:t>
      </w:r>
      <w:r w:rsidRPr="00581520">
        <w:rPr>
          <w:rFonts w:hint="eastAsia"/>
          <w:color w:val="FF0000"/>
        </w:rPr>
        <w:t>한</w:t>
      </w:r>
      <w:r w:rsidRPr="00581520">
        <w:rPr>
          <w:rFonts w:hint="eastAsia"/>
          <w:color w:val="FF0000"/>
        </w:rPr>
        <w:t xml:space="preserve"> </w:t>
      </w:r>
      <w:r w:rsidRPr="00581520">
        <w:rPr>
          <w:rFonts w:hint="eastAsia"/>
          <w:color w:val="FF0000"/>
        </w:rPr>
        <w:t>설명이면</w:t>
      </w:r>
      <w:r w:rsidRPr="00581520">
        <w:rPr>
          <w:rFonts w:hint="eastAsia"/>
          <w:color w:val="FF0000"/>
        </w:rPr>
        <w:t xml:space="preserve"> </w:t>
      </w:r>
      <w:r w:rsidRPr="00581520">
        <w:rPr>
          <w:rFonts w:hint="eastAsia"/>
          <w:color w:val="FF0000"/>
        </w:rPr>
        <w:t>정답처리</w:t>
      </w:r>
      <w:r w:rsidRPr="00581520">
        <w:rPr>
          <w:rFonts w:hint="eastAsia"/>
          <w:color w:val="FF0000"/>
        </w:rPr>
        <w:t>)</w:t>
      </w:r>
      <w:r w:rsidRPr="00581520">
        <w:rPr>
          <w:color w:val="FF0000"/>
        </w:rPr>
        <w:t xml:space="preserve"> </w:t>
      </w:r>
      <w:r w:rsidRPr="002A0CEB">
        <w:rPr>
          <w:b/>
          <w:i/>
          <w:color w:val="385623" w:themeColor="accent6" w:themeShade="80"/>
          <w:u w:val="single"/>
        </w:rPr>
        <w:t>&lt;</w:t>
      </w:r>
      <w:r w:rsidRPr="002A0CEB">
        <w:rPr>
          <w:rFonts w:hint="eastAsia"/>
          <w:b/>
          <w:i/>
          <w:color w:val="385623" w:themeColor="accent6" w:themeShade="80"/>
          <w:u w:val="single"/>
        </w:rPr>
        <w:t>각</w:t>
      </w:r>
      <w:r w:rsidRPr="002A0CEB">
        <w:rPr>
          <w:rFonts w:hint="eastAsia"/>
          <w:b/>
          <w:i/>
          <w:color w:val="385623" w:themeColor="accent6" w:themeShade="80"/>
          <w:u w:val="single"/>
        </w:rPr>
        <w:t xml:space="preserve"> </w:t>
      </w:r>
      <w:r w:rsidRPr="002A0CEB">
        <w:rPr>
          <w:b/>
          <w:i/>
          <w:color w:val="385623" w:themeColor="accent6" w:themeShade="80"/>
          <w:u w:val="single"/>
        </w:rPr>
        <w:t>2.5</w:t>
      </w:r>
      <w:r w:rsidRPr="002A0CEB">
        <w:rPr>
          <w:rFonts w:hint="eastAsia"/>
          <w:b/>
          <w:i/>
          <w:color w:val="385623" w:themeColor="accent6" w:themeShade="80"/>
          <w:u w:val="single"/>
        </w:rPr>
        <w:t>점</w:t>
      </w:r>
      <w:r w:rsidRPr="002A0CEB">
        <w:rPr>
          <w:rFonts w:hint="eastAsia"/>
          <w:b/>
          <w:i/>
          <w:color w:val="385623" w:themeColor="accent6" w:themeShade="80"/>
          <w:u w:val="single"/>
        </w:rPr>
        <w:t>&gt;</w:t>
      </w:r>
    </w:p>
    <w:p w14:paraId="6859F314" w14:textId="77777777" w:rsidR="00B66F05" w:rsidRDefault="00B66F05" w:rsidP="00E03DF8"/>
    <w:p w14:paraId="5DCF439F" w14:textId="390751C6" w:rsidR="00E03DF8" w:rsidRDefault="00E03DF8" w:rsidP="00E03DF8">
      <w:pPr>
        <w:rPr>
          <w:b/>
          <w:bCs/>
          <w:sz w:val="28"/>
          <w:szCs w:val="28"/>
        </w:rPr>
      </w:pPr>
      <w:r w:rsidRPr="00B66F05">
        <w:rPr>
          <w:rFonts w:hint="eastAsia"/>
          <w:b/>
          <w:bCs/>
          <w:sz w:val="28"/>
          <w:szCs w:val="28"/>
        </w:rPr>
        <w:t>Q</w:t>
      </w:r>
      <w:r w:rsidRPr="00B66F05">
        <w:rPr>
          <w:b/>
          <w:bCs/>
          <w:sz w:val="28"/>
          <w:szCs w:val="28"/>
        </w:rPr>
        <w:t>2. Choose either 2-A or 2-B</w:t>
      </w:r>
      <w:r w:rsidR="005E3AE0">
        <w:rPr>
          <w:b/>
          <w:bCs/>
          <w:sz w:val="28"/>
          <w:szCs w:val="28"/>
        </w:rPr>
        <w:t xml:space="preserve"> </w:t>
      </w:r>
      <w:r w:rsidRPr="00B66F05">
        <w:rPr>
          <w:b/>
          <w:bCs/>
          <w:sz w:val="28"/>
          <w:szCs w:val="28"/>
        </w:rPr>
        <w:t>then answer it.</w:t>
      </w:r>
      <w:r w:rsidR="00124BC8">
        <w:rPr>
          <w:b/>
          <w:bCs/>
          <w:sz w:val="28"/>
          <w:szCs w:val="28"/>
        </w:rPr>
        <w:t xml:space="preserve"> (</w:t>
      </w:r>
      <w:r w:rsidR="008B4E49" w:rsidRPr="004E7F09">
        <w:rPr>
          <w:b/>
          <w:bCs/>
          <w:sz w:val="28"/>
          <w:szCs w:val="28"/>
        </w:rPr>
        <w:t>20</w:t>
      </w:r>
      <w:r w:rsidR="00124BC8">
        <w:rPr>
          <w:b/>
          <w:bCs/>
          <w:sz w:val="28"/>
          <w:szCs w:val="28"/>
        </w:rPr>
        <w:t xml:space="preserve"> points)</w:t>
      </w:r>
    </w:p>
    <w:p w14:paraId="103CFF4E" w14:textId="0F1B0F48" w:rsidR="005E3AE0" w:rsidRDefault="005E3AE0" w:rsidP="00E03DF8">
      <w:pPr>
        <w:rPr>
          <w:b/>
          <w:bCs/>
          <w:sz w:val="28"/>
          <w:szCs w:val="28"/>
        </w:rPr>
      </w:pPr>
    </w:p>
    <w:p w14:paraId="18CC1E46" w14:textId="6F6DC30C" w:rsidR="005E3AE0" w:rsidRPr="00A743D7" w:rsidRDefault="005E3AE0" w:rsidP="005E3AE0">
      <w:pPr>
        <w:rPr>
          <w:b/>
          <w:bCs/>
          <w:color w:val="000000" w:themeColor="text1"/>
          <w:sz w:val="24"/>
        </w:rPr>
      </w:pPr>
      <w:r w:rsidRPr="00A743D7">
        <w:rPr>
          <w:rFonts w:hint="eastAsia"/>
          <w:b/>
          <w:bCs/>
          <w:color w:val="000000" w:themeColor="text1"/>
          <w:sz w:val="24"/>
        </w:rPr>
        <w:t>P</w:t>
      </w:r>
      <w:r w:rsidRPr="00A743D7">
        <w:rPr>
          <w:b/>
          <w:bCs/>
          <w:color w:val="000000" w:themeColor="text1"/>
          <w:sz w:val="24"/>
        </w:rPr>
        <w:t xml:space="preserve">roblem </w:t>
      </w:r>
      <w:r>
        <w:rPr>
          <w:b/>
          <w:bCs/>
          <w:color w:val="000000" w:themeColor="text1"/>
          <w:sz w:val="24"/>
        </w:rPr>
        <w:t>2</w:t>
      </w:r>
      <w:r w:rsidRPr="00A743D7">
        <w:rPr>
          <w:b/>
          <w:bCs/>
          <w:color w:val="000000" w:themeColor="text1"/>
          <w:sz w:val="24"/>
        </w:rPr>
        <w:t>-</w:t>
      </w:r>
      <w:r w:rsidR="00480670">
        <w:rPr>
          <w:b/>
          <w:bCs/>
          <w:color w:val="000000" w:themeColor="text1"/>
          <w:sz w:val="24"/>
        </w:rPr>
        <w:t>A</w:t>
      </w:r>
      <w:r w:rsidRPr="00A743D7">
        <w:rPr>
          <w:b/>
          <w:bCs/>
          <w:color w:val="000000" w:themeColor="text1"/>
          <w:sz w:val="24"/>
        </w:rPr>
        <w:t>.</w:t>
      </w:r>
      <w:r>
        <w:rPr>
          <w:b/>
          <w:bCs/>
          <w:color w:val="000000" w:themeColor="text1"/>
          <w:sz w:val="24"/>
        </w:rPr>
        <w:t xml:space="preserve"> (Layerwise Quantization)</w:t>
      </w:r>
    </w:p>
    <w:p w14:paraId="69B233E7" w14:textId="33D837BC" w:rsidR="005E3AE0" w:rsidRDefault="005E3AE0" w:rsidP="005E3AE0">
      <w:pPr>
        <w:rPr>
          <w:color w:val="000000" w:themeColor="text1"/>
        </w:rPr>
      </w:pPr>
      <w:r>
        <w:rPr>
          <w:color w:val="000000" w:themeColor="text1"/>
        </w:rPr>
        <w:t>In last week’s lab, TA explained layerwise quantization for project v2.</w:t>
      </w:r>
      <w:r>
        <w:rPr>
          <w:rFonts w:hint="eastAsia"/>
          <w:color w:val="000000" w:themeColor="text1"/>
        </w:rPr>
        <w:t xml:space="preserve"> </w:t>
      </w:r>
      <w:r>
        <w:rPr>
          <w:color w:val="000000" w:themeColor="text1"/>
        </w:rPr>
        <w:t>Describe what layerwise quantization is, why it is better than quantization you implement in project v1, and how you can implement layerwise quantization using the diagram below.</w:t>
      </w:r>
    </w:p>
    <w:p w14:paraId="747E01E7" w14:textId="77777777" w:rsidR="005E3AE0" w:rsidRDefault="005E3AE0" w:rsidP="005E3AE0">
      <w:pPr>
        <w:rPr>
          <w:color w:val="000000" w:themeColor="text1"/>
        </w:rPr>
      </w:pPr>
    </w:p>
    <w:p w14:paraId="211BE4B8" w14:textId="77777777" w:rsidR="005E3AE0" w:rsidRPr="00582A91" w:rsidRDefault="005E3AE0" w:rsidP="005E3AE0">
      <w:pPr>
        <w:rPr>
          <w:color w:val="000000" w:themeColor="text1"/>
        </w:rPr>
      </w:pPr>
      <w:r>
        <w:rPr>
          <w:rFonts w:hint="eastAsia"/>
          <w:noProof/>
          <w:color w:val="000000" w:themeColor="text1"/>
        </w:rPr>
        <w:lastRenderedPageBreak/>
        <w:drawing>
          <wp:inline distT="0" distB="0" distL="0" distR="0" wp14:anchorId="271140CC" wp14:editId="5BEF9CF6">
            <wp:extent cx="5731510" cy="2120265"/>
            <wp:effectExtent l="0" t="0" r="0" b="63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스크린샷 2020-06-04 오후 3.17.47.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120265"/>
                    </a:xfrm>
                    <a:prstGeom prst="rect">
                      <a:avLst/>
                    </a:prstGeom>
                  </pic:spPr>
                </pic:pic>
              </a:graphicData>
            </a:graphic>
          </wp:inline>
        </w:drawing>
      </w:r>
    </w:p>
    <w:p w14:paraId="7362002D" w14:textId="714E3B3D" w:rsidR="00E03DF8" w:rsidRDefault="00E03DF8" w:rsidP="00E03DF8"/>
    <w:p w14:paraId="398CD2B5" w14:textId="77777777" w:rsidR="00581520" w:rsidRDefault="00581520" w:rsidP="00581520">
      <w:pPr>
        <w:rPr>
          <w:color w:val="FF0000"/>
        </w:rPr>
      </w:pPr>
      <w:r>
        <w:rPr>
          <w:color w:val="FF0000"/>
        </w:rPr>
        <w:t>[</w:t>
      </w:r>
      <w:r w:rsidRPr="00A743D7">
        <w:rPr>
          <w:rFonts w:hint="eastAsia"/>
          <w:color w:val="FF0000"/>
        </w:rPr>
        <w:t>A</w:t>
      </w:r>
      <w:r w:rsidRPr="00A743D7">
        <w:rPr>
          <w:color w:val="FF0000"/>
        </w:rPr>
        <w:t>nswer</w:t>
      </w:r>
      <w:r>
        <w:rPr>
          <w:color w:val="FF0000"/>
        </w:rPr>
        <w:t>]</w:t>
      </w:r>
    </w:p>
    <w:p w14:paraId="6A7C36A1" w14:textId="32456DF5" w:rsidR="00581520" w:rsidRDefault="00581520" w:rsidP="00581520">
      <w:pPr>
        <w:rPr>
          <w:color w:val="FF0000"/>
        </w:rPr>
      </w:pPr>
      <w:r>
        <w:rPr>
          <w:rFonts w:hint="eastAsia"/>
          <w:color w:val="FF0000"/>
        </w:rPr>
        <w:t>W</w:t>
      </w:r>
      <w:r>
        <w:rPr>
          <w:color w:val="FF0000"/>
        </w:rPr>
        <w:t xml:space="preserve">hat layerwise quantization is </w:t>
      </w:r>
      <w:r w:rsidRPr="002A0CEB">
        <w:rPr>
          <w:b/>
          <w:i/>
          <w:color w:val="385623" w:themeColor="accent6" w:themeShade="80"/>
          <w:u w:val="single"/>
        </w:rPr>
        <w:t>&lt;6</w:t>
      </w:r>
      <w:r w:rsidRPr="002A0CEB">
        <w:rPr>
          <w:rFonts w:hint="eastAsia"/>
          <w:b/>
          <w:i/>
          <w:color w:val="385623" w:themeColor="accent6" w:themeShade="80"/>
          <w:u w:val="single"/>
        </w:rPr>
        <w:t>점</w:t>
      </w:r>
      <w:r w:rsidRPr="002A0CEB">
        <w:rPr>
          <w:rFonts w:hint="eastAsia"/>
          <w:b/>
          <w:i/>
          <w:color w:val="385623" w:themeColor="accent6" w:themeShade="80"/>
          <w:u w:val="single"/>
        </w:rPr>
        <w:t>&gt;</w:t>
      </w:r>
    </w:p>
    <w:p w14:paraId="3A48A644" w14:textId="77777777" w:rsidR="00581520" w:rsidRPr="00881955" w:rsidRDefault="00581520" w:rsidP="00581520">
      <w:pPr>
        <w:pStyle w:val="a5"/>
        <w:numPr>
          <w:ilvl w:val="0"/>
          <w:numId w:val="4"/>
        </w:numPr>
        <w:ind w:leftChars="0"/>
        <w:rPr>
          <w:color w:val="FF0000"/>
        </w:rPr>
      </w:pPr>
      <w:r>
        <w:rPr>
          <w:color w:val="FF0000"/>
        </w:rPr>
        <w:t>Quantize the weight &amp; input of a neural network layer by layer</w:t>
      </w:r>
    </w:p>
    <w:p w14:paraId="101F4823" w14:textId="320949FC" w:rsidR="00581520" w:rsidRDefault="00581520" w:rsidP="00581520">
      <w:pPr>
        <w:rPr>
          <w:color w:val="FF0000"/>
        </w:rPr>
      </w:pPr>
      <w:r>
        <w:rPr>
          <w:rFonts w:hint="eastAsia"/>
          <w:color w:val="FF0000"/>
        </w:rPr>
        <w:t>W</w:t>
      </w:r>
      <w:r>
        <w:rPr>
          <w:color w:val="FF0000"/>
        </w:rPr>
        <w:t xml:space="preserve">hy it is better than quantization you implement in project v1 </w:t>
      </w:r>
      <w:r w:rsidRPr="002A0CEB">
        <w:rPr>
          <w:b/>
          <w:i/>
          <w:color w:val="385623" w:themeColor="accent6" w:themeShade="80"/>
          <w:u w:val="single"/>
        </w:rPr>
        <w:t>&lt;7</w:t>
      </w:r>
      <w:r w:rsidRPr="002A0CEB">
        <w:rPr>
          <w:rFonts w:hint="eastAsia"/>
          <w:b/>
          <w:i/>
          <w:color w:val="385623" w:themeColor="accent6" w:themeShade="80"/>
          <w:u w:val="single"/>
        </w:rPr>
        <w:t>점</w:t>
      </w:r>
      <w:r w:rsidRPr="002A0CEB">
        <w:rPr>
          <w:rFonts w:hint="eastAsia"/>
          <w:b/>
          <w:i/>
          <w:color w:val="385623" w:themeColor="accent6" w:themeShade="80"/>
          <w:u w:val="single"/>
        </w:rPr>
        <w:t>&gt;</w:t>
      </w:r>
    </w:p>
    <w:p w14:paraId="1B1F1A7E" w14:textId="77777777" w:rsidR="00581520" w:rsidRPr="00881955" w:rsidRDefault="00581520" w:rsidP="00581520">
      <w:pPr>
        <w:pStyle w:val="a5"/>
        <w:numPr>
          <w:ilvl w:val="0"/>
          <w:numId w:val="4"/>
        </w:numPr>
        <w:ind w:leftChars="0"/>
        <w:rPr>
          <w:color w:val="FF0000"/>
        </w:rPr>
      </w:pPr>
      <w:r>
        <w:rPr>
          <w:rFonts w:hint="eastAsia"/>
          <w:color w:val="FF0000"/>
        </w:rPr>
        <w:t>I</w:t>
      </w:r>
      <w:r>
        <w:rPr>
          <w:color w:val="FF0000"/>
        </w:rPr>
        <w:t>t is better than project v1 because we do not execute redundant quantization operation caused by redundant value transfer from cpu to fpga (Because we execute quantization operation in cpu, before transferring data to fpga)</w:t>
      </w:r>
    </w:p>
    <w:p w14:paraId="13481AF5" w14:textId="6F34178E" w:rsidR="00581520" w:rsidRDefault="00581520" w:rsidP="00581520">
      <w:pPr>
        <w:rPr>
          <w:color w:val="FF0000"/>
        </w:rPr>
      </w:pPr>
      <w:r>
        <w:rPr>
          <w:color w:val="FF0000"/>
        </w:rPr>
        <w:t xml:space="preserve">How you can implement layerwise quantization using the diagram below </w:t>
      </w:r>
      <w:r w:rsidRPr="002A0CEB">
        <w:rPr>
          <w:b/>
          <w:i/>
          <w:color w:val="385623" w:themeColor="accent6" w:themeShade="80"/>
          <w:u w:val="single"/>
        </w:rPr>
        <w:t>&lt;7</w:t>
      </w:r>
      <w:r w:rsidRPr="002A0CEB">
        <w:rPr>
          <w:rFonts w:hint="eastAsia"/>
          <w:b/>
          <w:i/>
          <w:color w:val="385623" w:themeColor="accent6" w:themeShade="80"/>
          <w:u w:val="single"/>
        </w:rPr>
        <w:t>점</w:t>
      </w:r>
      <w:r w:rsidRPr="002A0CEB">
        <w:rPr>
          <w:rFonts w:hint="eastAsia"/>
          <w:b/>
          <w:i/>
          <w:color w:val="385623" w:themeColor="accent6" w:themeShade="80"/>
          <w:u w:val="single"/>
        </w:rPr>
        <w:t>&gt;</w:t>
      </w:r>
    </w:p>
    <w:p w14:paraId="503EF1E9" w14:textId="77777777" w:rsidR="00581520" w:rsidRDefault="00581520" w:rsidP="00581520">
      <w:pPr>
        <w:pStyle w:val="a5"/>
        <w:numPr>
          <w:ilvl w:val="0"/>
          <w:numId w:val="4"/>
        </w:numPr>
        <w:ind w:leftChars="0"/>
        <w:rPr>
          <w:color w:val="FF0000"/>
        </w:rPr>
      </w:pPr>
      <w:r>
        <w:rPr>
          <w:rFonts w:hint="eastAsia"/>
          <w:color w:val="FF0000"/>
        </w:rPr>
        <w:t>1</w:t>
      </w:r>
      <w:r>
        <w:rPr>
          <w:color w:val="FF0000"/>
        </w:rPr>
        <w:t>. Quantize all the weights &amp; inputs required to calculate a layer of a neural network</w:t>
      </w:r>
    </w:p>
    <w:p w14:paraId="19D3475F" w14:textId="77777777" w:rsidR="00581520" w:rsidRDefault="00581520" w:rsidP="00581520">
      <w:pPr>
        <w:pStyle w:val="a5"/>
        <w:numPr>
          <w:ilvl w:val="0"/>
          <w:numId w:val="4"/>
        </w:numPr>
        <w:ind w:leftChars="0"/>
        <w:rPr>
          <w:color w:val="FF0000"/>
        </w:rPr>
      </w:pPr>
      <w:r>
        <w:rPr>
          <w:rFonts w:hint="eastAsia"/>
          <w:color w:val="FF0000"/>
        </w:rPr>
        <w:t>2</w:t>
      </w:r>
      <w:r>
        <w:rPr>
          <w:color w:val="FF0000"/>
        </w:rPr>
        <w:t>. Transfer all the quantized weights &amp; inputs required to calculate a layer of a neural network from cpu to fpga</w:t>
      </w:r>
    </w:p>
    <w:p w14:paraId="5965C52D" w14:textId="77777777" w:rsidR="00581520" w:rsidRPr="00881955" w:rsidRDefault="00581520" w:rsidP="00581520">
      <w:pPr>
        <w:pStyle w:val="a5"/>
        <w:numPr>
          <w:ilvl w:val="0"/>
          <w:numId w:val="4"/>
        </w:numPr>
        <w:ind w:leftChars="0"/>
        <w:rPr>
          <w:color w:val="FF0000"/>
        </w:rPr>
      </w:pPr>
      <w:r>
        <w:rPr>
          <w:rFonts w:hint="eastAsia"/>
          <w:color w:val="FF0000"/>
        </w:rPr>
        <w:t>3</w:t>
      </w:r>
      <w:r>
        <w:rPr>
          <w:color w:val="FF0000"/>
        </w:rPr>
        <w:t>. Tiling the weights &amp; inputs in bram to perform the operation corresponding to one layer of a neural network</w:t>
      </w:r>
    </w:p>
    <w:p w14:paraId="20028A19" w14:textId="77777777" w:rsidR="00BF0DD2" w:rsidRDefault="00BF0DD2" w:rsidP="00E03DF8"/>
    <w:p w14:paraId="6D998A6E" w14:textId="28A3C63D" w:rsidR="00D503BC" w:rsidRPr="00E03DF8" w:rsidRDefault="00D503BC" w:rsidP="00D503BC">
      <w:pPr>
        <w:rPr>
          <w:b/>
          <w:bCs/>
          <w:sz w:val="24"/>
        </w:rPr>
      </w:pPr>
      <w:r w:rsidRPr="00E03DF8">
        <w:rPr>
          <w:rFonts w:hint="eastAsia"/>
          <w:b/>
          <w:bCs/>
          <w:sz w:val="24"/>
        </w:rPr>
        <w:t>P</w:t>
      </w:r>
      <w:r w:rsidRPr="00E03DF8">
        <w:rPr>
          <w:b/>
          <w:bCs/>
          <w:sz w:val="24"/>
        </w:rPr>
        <w:t>roblem 2-</w:t>
      </w:r>
      <w:r w:rsidR="00480670">
        <w:rPr>
          <w:b/>
          <w:bCs/>
          <w:sz w:val="24"/>
        </w:rPr>
        <w:t>B.</w:t>
      </w:r>
      <w:r>
        <w:rPr>
          <w:b/>
          <w:bCs/>
          <w:sz w:val="24"/>
        </w:rPr>
        <w:t xml:space="preserve"> (Zero Skipping)</w:t>
      </w:r>
    </w:p>
    <w:p w14:paraId="366087FC" w14:textId="0FDC235C" w:rsidR="00D503BC" w:rsidRDefault="0011350D" w:rsidP="00D503BC">
      <w:r>
        <w:t xml:space="preserve">The following </w:t>
      </w:r>
      <w:r w:rsidR="00D503BC">
        <w:t xml:space="preserve">figure explains how NVIDIA A100 exploits zero skipping. As one can see, </w:t>
      </w:r>
      <w:r>
        <w:t xml:space="preserve">the weight </w:t>
      </w:r>
      <w:r w:rsidR="00D503BC">
        <w:t>matri</w:t>
      </w:r>
      <w:r>
        <w:t>x</w:t>
      </w:r>
      <w:r w:rsidR="00D503BC">
        <w:t xml:space="preserve"> is pruned with a 2-out-of-4 non-zero pattern (structured spars</w:t>
      </w:r>
      <w:r>
        <w:t>ity</w:t>
      </w:r>
      <w:r w:rsidR="00D503BC">
        <w:t xml:space="preserve">). After </w:t>
      </w:r>
      <w:r>
        <w:t>weight pruning</w:t>
      </w:r>
      <w:r w:rsidR="00D503BC">
        <w:t xml:space="preserve">, non-zero values of </w:t>
      </w:r>
      <w:r>
        <w:t xml:space="preserve">weight </w:t>
      </w:r>
      <w:r w:rsidR="00D503BC">
        <w:t xml:space="preserve">matrix and corresponding indices </w:t>
      </w:r>
      <w:r>
        <w:t>are obtained</w:t>
      </w:r>
      <w:r w:rsidR="00D503BC">
        <w:t xml:space="preserve">. As a result, A100 </w:t>
      </w:r>
      <w:r>
        <w:t xml:space="preserve">can </w:t>
      </w:r>
      <w:r w:rsidR="00D503BC">
        <w:t xml:space="preserve">double the math throughput by zero skipping. </w:t>
      </w:r>
    </w:p>
    <w:p w14:paraId="304DA949" w14:textId="77777777" w:rsidR="00D503BC" w:rsidRDefault="00D503BC" w:rsidP="00D503BC">
      <w:r>
        <w:rPr>
          <w:noProof/>
        </w:rPr>
        <w:drawing>
          <wp:inline distT="0" distB="0" distL="0" distR="0" wp14:anchorId="37AF80FF" wp14:editId="62F476EC">
            <wp:extent cx="5731510" cy="3259455"/>
            <wp:effectExtent l="0" t="0" r="254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59455"/>
                    </a:xfrm>
                    <a:prstGeom prst="rect">
                      <a:avLst/>
                    </a:prstGeom>
                  </pic:spPr>
                </pic:pic>
              </a:graphicData>
            </a:graphic>
          </wp:inline>
        </w:drawing>
      </w:r>
    </w:p>
    <w:p w14:paraId="2E642E16" w14:textId="77777777" w:rsidR="00D503BC" w:rsidRDefault="00D503BC" w:rsidP="00D503BC"/>
    <w:p w14:paraId="3798D900" w14:textId="77777777" w:rsidR="0016558A" w:rsidRDefault="00D503BC" w:rsidP="00D503BC">
      <w:r>
        <w:t xml:space="preserve">In this architecture, </w:t>
      </w:r>
      <w:r w:rsidR="00E559BA">
        <w:t>assume the non-zero indices are represented by a bit-vector</w:t>
      </w:r>
      <w:r w:rsidR="0011350D">
        <w:t>.</w:t>
      </w:r>
      <w:r w:rsidR="00E559BA">
        <w:t xml:space="preserve"> </w:t>
      </w:r>
      <w:r w:rsidR="0011350D">
        <w:t xml:space="preserve">Write a code snippet (a few </w:t>
      </w:r>
      <w:r w:rsidR="0011350D">
        <w:lastRenderedPageBreak/>
        <w:t xml:space="preserve">lines of code) in Verilog to </w:t>
      </w:r>
      <w:r w:rsidR="00E559BA">
        <w:t>select input activations associated with non-zero weights within two clock cycles</w:t>
      </w:r>
      <w:r>
        <w:t>.</w:t>
      </w:r>
    </w:p>
    <w:p w14:paraId="086B9FF8" w14:textId="6D75FE60" w:rsidR="00D503BC" w:rsidRDefault="00E559BA" w:rsidP="00D503BC">
      <w:r>
        <w:t xml:space="preserve">(Hint: Consider a case that the non-zero indices are </w:t>
      </w:r>
      <w:r w:rsidR="0011350D">
        <w:t xml:space="preserve">4’b1010, e.g., bitVec = </w:t>
      </w:r>
      <w:r>
        <w:t>4’b1010</w:t>
      </w:r>
      <w:r w:rsidR="0011350D">
        <w:t>, which means the 1</w:t>
      </w:r>
      <w:r w:rsidR="0011350D" w:rsidRPr="0016558A">
        <w:rPr>
          <w:vertAlign w:val="superscript"/>
        </w:rPr>
        <w:t>st</w:t>
      </w:r>
      <w:r w:rsidR="0011350D">
        <w:t xml:space="preserve"> and 3</w:t>
      </w:r>
      <w:r w:rsidR="0011350D" w:rsidRPr="0016558A">
        <w:rPr>
          <w:vertAlign w:val="superscript"/>
        </w:rPr>
        <w:t>rd</w:t>
      </w:r>
      <w:r w:rsidR="0011350D">
        <w:t xml:space="preserve"> activations are non-zero</w:t>
      </w:r>
      <w:r w:rsidR="0079186E">
        <w:t xml:space="preserve"> while 2</w:t>
      </w:r>
      <w:r w:rsidR="0079186E" w:rsidRPr="0016558A">
        <w:rPr>
          <w:vertAlign w:val="superscript"/>
        </w:rPr>
        <w:t>nd</w:t>
      </w:r>
      <w:r w:rsidR="0079186E">
        <w:t xml:space="preserve"> and 4</w:t>
      </w:r>
      <w:r w:rsidR="0079186E" w:rsidRPr="0016558A">
        <w:rPr>
          <w:vertAlign w:val="superscript"/>
        </w:rPr>
        <w:t>th</w:t>
      </w:r>
      <w:r w:rsidR="0079186E">
        <w:t xml:space="preserve"> activations are zero</w:t>
      </w:r>
      <w:r w:rsidR="0011350D">
        <w:t>.</w:t>
      </w:r>
      <w:r>
        <w:t>)</w:t>
      </w:r>
    </w:p>
    <w:p w14:paraId="6869F0BE" w14:textId="77777777" w:rsidR="00E03DF8" w:rsidRDefault="00E03DF8" w:rsidP="00E03DF8"/>
    <w:p w14:paraId="2171FE09" w14:textId="77777777" w:rsidR="00C167E9" w:rsidRPr="00C167E9" w:rsidRDefault="00C167E9" w:rsidP="00C167E9">
      <w:pPr>
        <w:rPr>
          <w:color w:val="FF0000"/>
        </w:rPr>
      </w:pPr>
      <w:r w:rsidRPr="00C167E9">
        <w:rPr>
          <w:color w:val="FF0000"/>
        </w:rPr>
        <w:t>[</w:t>
      </w:r>
      <w:r w:rsidRPr="00C167E9">
        <w:rPr>
          <w:rFonts w:hint="eastAsia"/>
          <w:color w:val="FF0000"/>
        </w:rPr>
        <w:t>A</w:t>
      </w:r>
      <w:r w:rsidRPr="00C167E9">
        <w:rPr>
          <w:color w:val="FF0000"/>
        </w:rPr>
        <w:t>nswer]</w:t>
      </w:r>
    </w:p>
    <w:p w14:paraId="2D2B66D4" w14:textId="77777777" w:rsidR="00C167E9" w:rsidRPr="00C167E9" w:rsidRDefault="00C167E9" w:rsidP="00C167E9">
      <w:pPr>
        <w:rPr>
          <w:color w:val="FF0000"/>
        </w:rPr>
      </w:pPr>
      <w:r w:rsidRPr="00C167E9">
        <w:rPr>
          <w:rFonts w:hint="eastAsia"/>
          <w:color w:val="FF0000"/>
        </w:rPr>
        <w:t>다양한</w:t>
      </w:r>
      <w:r w:rsidRPr="00C167E9">
        <w:rPr>
          <w:rFonts w:hint="eastAsia"/>
          <w:color w:val="FF0000"/>
        </w:rPr>
        <w:t xml:space="preserve"> </w:t>
      </w:r>
      <w:r w:rsidRPr="00C167E9">
        <w:rPr>
          <w:rFonts w:hint="eastAsia"/>
          <w:color w:val="FF0000"/>
        </w:rPr>
        <w:t>답이</w:t>
      </w:r>
      <w:r w:rsidRPr="00C167E9">
        <w:rPr>
          <w:rFonts w:hint="eastAsia"/>
          <w:color w:val="FF0000"/>
        </w:rPr>
        <w:t xml:space="preserve"> </w:t>
      </w:r>
      <w:r w:rsidRPr="00C167E9">
        <w:rPr>
          <w:rFonts w:hint="eastAsia"/>
          <w:color w:val="FF0000"/>
        </w:rPr>
        <w:t>가능함</w:t>
      </w:r>
    </w:p>
    <w:p w14:paraId="75149865" w14:textId="77777777" w:rsidR="00C167E9" w:rsidRPr="00C167E9" w:rsidRDefault="00C167E9" w:rsidP="00C167E9">
      <w:pPr>
        <w:rPr>
          <w:color w:val="FF0000"/>
        </w:rPr>
      </w:pPr>
      <w:r w:rsidRPr="00C167E9">
        <w:rPr>
          <w:rFonts w:hint="eastAsia"/>
          <w:color w:val="FF0000"/>
        </w:rPr>
        <w:t>아래는</w:t>
      </w:r>
      <w:r w:rsidRPr="00C167E9">
        <w:rPr>
          <w:rFonts w:hint="eastAsia"/>
          <w:color w:val="FF0000"/>
        </w:rPr>
        <w:t xml:space="preserve"> </w:t>
      </w:r>
      <w:r w:rsidRPr="00C167E9">
        <w:rPr>
          <w:rFonts w:hint="eastAsia"/>
          <w:color w:val="FF0000"/>
        </w:rPr>
        <w:t>대표적인</w:t>
      </w:r>
      <w:r w:rsidRPr="00C167E9">
        <w:rPr>
          <w:rFonts w:hint="eastAsia"/>
          <w:color w:val="FF0000"/>
        </w:rPr>
        <w:t xml:space="preserve"> </w:t>
      </w:r>
      <w:r w:rsidRPr="00C167E9">
        <w:rPr>
          <w:rFonts w:hint="eastAsia"/>
          <w:color w:val="FF0000"/>
        </w:rPr>
        <w:t>예시</w:t>
      </w:r>
      <w:r w:rsidRPr="00C167E9">
        <w:rPr>
          <w:rFonts w:hint="eastAsia"/>
          <w:color w:val="FF0000"/>
        </w:rPr>
        <w:t>:</w:t>
      </w:r>
    </w:p>
    <w:p w14:paraId="3227628A" w14:textId="77777777" w:rsidR="00C167E9" w:rsidRPr="00C167E9" w:rsidRDefault="00C167E9" w:rsidP="00C167E9">
      <w:pPr>
        <w:rPr>
          <w:color w:val="FF0000"/>
        </w:rPr>
      </w:pPr>
    </w:p>
    <w:p w14:paraId="2BFC07C0" w14:textId="77777777" w:rsidR="00C167E9" w:rsidRPr="00C167E9" w:rsidRDefault="00C167E9" w:rsidP="00C167E9">
      <w:pPr>
        <w:rPr>
          <w:noProof/>
          <w:color w:val="FF0000"/>
        </w:rPr>
      </w:pPr>
      <w:r w:rsidRPr="00C167E9">
        <w:rPr>
          <w:color w:val="FF0000"/>
        </w:rPr>
        <w:t>Example segment:</w:t>
      </w:r>
      <w:r w:rsidRPr="00C167E9">
        <w:rPr>
          <w:noProof/>
          <w:color w:val="FF0000"/>
        </w:rPr>
        <w:t xml:space="preserve"> </w:t>
      </w:r>
    </w:p>
    <w:p w14:paraId="7EC20C64" w14:textId="77777777" w:rsidR="00C167E9" w:rsidRPr="00C167E9" w:rsidRDefault="00C167E9" w:rsidP="00C167E9">
      <w:pPr>
        <w:rPr>
          <w:color w:val="FF0000"/>
        </w:rPr>
      </w:pPr>
      <w:r w:rsidRPr="00C167E9">
        <w:rPr>
          <w:noProof/>
          <w:color w:val="FF0000"/>
        </w:rPr>
        <w:drawing>
          <wp:inline distT="0" distB="0" distL="0" distR="0" wp14:anchorId="3EF0F9A4" wp14:editId="3DA5E411">
            <wp:extent cx="971550" cy="280197"/>
            <wp:effectExtent l="0" t="0" r="0" b="571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98740" cy="288039"/>
                    </a:xfrm>
                    <a:prstGeom prst="rect">
                      <a:avLst/>
                    </a:prstGeom>
                  </pic:spPr>
                </pic:pic>
              </a:graphicData>
            </a:graphic>
          </wp:inline>
        </w:drawing>
      </w:r>
    </w:p>
    <w:p w14:paraId="756248A5" w14:textId="77777777" w:rsidR="00C167E9" w:rsidRPr="00C167E9" w:rsidRDefault="00C167E9" w:rsidP="00C167E9">
      <w:pPr>
        <w:rPr>
          <w:color w:val="FF0000"/>
        </w:rPr>
      </w:pPr>
    </w:p>
    <w:p w14:paraId="5689C692" w14:textId="77777777" w:rsidR="00C167E9" w:rsidRPr="00C167E9" w:rsidRDefault="00C167E9" w:rsidP="00C167E9">
      <w:pPr>
        <w:rPr>
          <w:color w:val="FF0000"/>
        </w:rPr>
      </w:pPr>
      <w:r w:rsidRPr="00C167E9">
        <w:rPr>
          <w:color w:val="FF0000"/>
        </w:rPr>
        <w:t>1. G</w:t>
      </w:r>
      <w:r w:rsidRPr="00C167E9">
        <w:rPr>
          <w:rFonts w:hint="eastAsia"/>
          <w:color w:val="FF0000"/>
        </w:rPr>
        <w:t xml:space="preserve">enerate </w:t>
      </w:r>
      <w:r w:rsidRPr="00C167E9">
        <w:rPr>
          <w:color w:val="FF0000"/>
        </w:rPr>
        <w:t>bit vector for target segment</w:t>
      </w:r>
    </w:p>
    <w:p w14:paraId="7E93A6C7" w14:textId="77777777" w:rsidR="00C167E9" w:rsidRPr="00C167E9" w:rsidRDefault="00C167E9" w:rsidP="00C167E9">
      <w:pPr>
        <w:rPr>
          <w:color w:val="FF0000"/>
        </w:rPr>
      </w:pPr>
      <w:r w:rsidRPr="00C167E9">
        <w:rPr>
          <w:color w:val="FF0000"/>
        </w:rPr>
        <w:t xml:space="preserve">    bitVec: </w:t>
      </w:r>
      <w:r w:rsidRPr="00C167E9">
        <w:rPr>
          <w:rFonts w:hint="eastAsia"/>
          <w:color w:val="FF0000"/>
        </w:rPr>
        <w:t>4</w:t>
      </w:r>
      <w:r w:rsidRPr="00C167E9">
        <w:rPr>
          <w:color w:val="FF0000"/>
        </w:rPr>
        <w:t>’b1010</w:t>
      </w:r>
      <w:r w:rsidRPr="00C167E9">
        <w:rPr>
          <w:color w:val="FF0000"/>
        </w:rPr>
        <w:tab/>
      </w:r>
      <w:r w:rsidRPr="00C167E9">
        <w:rPr>
          <w:color w:val="FF0000"/>
        </w:rPr>
        <w:tab/>
      </w:r>
      <w:r w:rsidRPr="00C167E9">
        <w:rPr>
          <w:color w:val="FF0000"/>
        </w:rPr>
        <w:tab/>
      </w:r>
      <w:r w:rsidRPr="00C167E9">
        <w:rPr>
          <w:color w:val="FF0000"/>
        </w:rPr>
        <w:sym w:font="Wingdings" w:char="F0E0"/>
      </w:r>
      <w:r w:rsidRPr="00C167E9">
        <w:rPr>
          <w:color w:val="FF0000"/>
        </w:rPr>
        <w:t xml:space="preserve"> </w:t>
      </w:r>
      <w:r w:rsidRPr="00C167E9">
        <w:rPr>
          <w:rFonts w:hint="eastAsia"/>
          <w:color w:val="FF0000"/>
        </w:rPr>
        <w:t>여기까지는</w:t>
      </w:r>
      <w:r w:rsidRPr="00C167E9">
        <w:rPr>
          <w:rFonts w:hint="eastAsia"/>
          <w:color w:val="FF0000"/>
        </w:rPr>
        <w:t xml:space="preserve"> </w:t>
      </w:r>
      <w:r w:rsidRPr="00C167E9">
        <w:rPr>
          <w:rFonts w:hint="eastAsia"/>
          <w:color w:val="FF0000"/>
        </w:rPr>
        <w:t>문제에서</w:t>
      </w:r>
      <w:r w:rsidRPr="00C167E9">
        <w:rPr>
          <w:rFonts w:hint="eastAsia"/>
          <w:color w:val="FF0000"/>
        </w:rPr>
        <w:t xml:space="preserve"> </w:t>
      </w:r>
      <w:r w:rsidRPr="00C167E9">
        <w:rPr>
          <w:rFonts w:hint="eastAsia"/>
          <w:color w:val="FF0000"/>
        </w:rPr>
        <w:t>주어짐</w:t>
      </w:r>
    </w:p>
    <w:p w14:paraId="01721509" w14:textId="77777777" w:rsidR="00C167E9" w:rsidRPr="00C167E9" w:rsidRDefault="00C167E9" w:rsidP="00C167E9">
      <w:pPr>
        <w:rPr>
          <w:color w:val="FF0000"/>
        </w:rPr>
      </w:pPr>
    </w:p>
    <w:p w14:paraId="109DADC0" w14:textId="77777777" w:rsidR="00C167E9" w:rsidRPr="00C167E9" w:rsidRDefault="00C167E9" w:rsidP="00C167E9">
      <w:pPr>
        <w:rPr>
          <w:color w:val="FF0000"/>
        </w:rPr>
      </w:pPr>
      <w:r w:rsidRPr="00C167E9">
        <w:rPr>
          <w:color w:val="FF0000"/>
        </w:rPr>
        <w:t>2. U</w:t>
      </w:r>
      <w:r w:rsidRPr="00C167E9">
        <w:rPr>
          <w:rFonts w:hint="eastAsia"/>
          <w:color w:val="FF0000"/>
        </w:rPr>
        <w:t xml:space="preserve">se </w:t>
      </w:r>
      <w:r w:rsidRPr="00C167E9">
        <w:rPr>
          <w:color w:val="FF0000"/>
        </w:rPr>
        <w:t>priority encoder twice:</w:t>
      </w:r>
    </w:p>
    <w:p w14:paraId="0C1F4A10" w14:textId="77777777" w:rsidR="00C167E9" w:rsidRPr="00C167E9" w:rsidRDefault="00C167E9" w:rsidP="00C167E9">
      <w:pPr>
        <w:ind w:firstLineChars="200" w:firstLine="400"/>
        <w:rPr>
          <w:color w:val="FF0000"/>
        </w:rPr>
      </w:pPr>
      <w:r w:rsidRPr="00C167E9">
        <w:rPr>
          <w:color w:val="FF0000"/>
        </w:rPr>
        <w:t>Nonzero_Idx</w:t>
      </w:r>
      <w:r w:rsidRPr="00C167E9">
        <w:rPr>
          <w:rFonts w:hint="eastAsia"/>
          <w:color w:val="FF0000"/>
        </w:rPr>
        <w:t>[</w:t>
      </w:r>
      <w:r w:rsidRPr="00C167E9">
        <w:rPr>
          <w:color w:val="FF0000"/>
        </w:rPr>
        <w:t>1] = |bitVec[3:2]</w:t>
      </w:r>
    </w:p>
    <w:p w14:paraId="27690658" w14:textId="77777777" w:rsidR="00C167E9" w:rsidRPr="00C167E9" w:rsidRDefault="00C167E9" w:rsidP="00C167E9">
      <w:pPr>
        <w:ind w:firstLineChars="200" w:firstLine="400"/>
        <w:rPr>
          <w:color w:val="FF0000"/>
        </w:rPr>
      </w:pPr>
      <w:r w:rsidRPr="00C167E9">
        <w:rPr>
          <w:color w:val="FF0000"/>
        </w:rPr>
        <w:t>Nonzero_Idx[0] = bitVec[3] || bitVec[1]</w:t>
      </w:r>
    </w:p>
    <w:p w14:paraId="0325147C" w14:textId="77777777" w:rsidR="00C167E9" w:rsidRPr="00C167E9" w:rsidRDefault="00C167E9" w:rsidP="00C167E9">
      <w:pPr>
        <w:rPr>
          <w:color w:val="FF0000"/>
        </w:rPr>
      </w:pPr>
    </w:p>
    <w:p w14:paraId="408F7ED9" w14:textId="77777777" w:rsidR="00C167E9" w:rsidRPr="00C167E9" w:rsidRDefault="00C167E9" w:rsidP="00C167E9">
      <w:pPr>
        <w:rPr>
          <w:color w:val="FF0000"/>
        </w:rPr>
      </w:pPr>
      <w:r w:rsidRPr="00C167E9">
        <w:rPr>
          <w:rFonts w:hint="eastAsia"/>
          <w:color w:val="FF0000"/>
        </w:rPr>
        <w:t>1</w:t>
      </w:r>
      <w:r w:rsidRPr="00C167E9">
        <w:rPr>
          <w:rFonts w:hint="eastAsia"/>
          <w:color w:val="FF0000"/>
          <w:vertAlign w:val="superscript"/>
        </w:rPr>
        <w:t>st</w:t>
      </w:r>
      <w:r w:rsidRPr="00C167E9">
        <w:rPr>
          <w:rFonts w:hint="eastAsia"/>
          <w:color w:val="FF0000"/>
        </w:rPr>
        <w:t xml:space="preserve"> </w:t>
      </w:r>
      <w:r w:rsidRPr="00C167E9">
        <w:rPr>
          <w:color w:val="FF0000"/>
        </w:rPr>
        <w:t>use of priority encoder to find first nonzero index</w:t>
      </w:r>
      <w:r w:rsidRPr="00C167E9">
        <w:rPr>
          <w:rFonts w:hint="eastAsia"/>
          <w:color w:val="FF0000"/>
        </w:rPr>
        <w:t xml:space="preserve"> </w:t>
      </w:r>
      <w:r w:rsidRPr="00C167E9">
        <w:rPr>
          <w:color w:val="FF0000"/>
        </w:rPr>
        <w:sym w:font="Wingdings" w:char="F0E0"/>
      </w:r>
      <w:r w:rsidRPr="00C167E9">
        <w:rPr>
          <w:color w:val="FF0000"/>
        </w:rPr>
        <w:t xml:space="preserve"> 1</w:t>
      </w:r>
      <w:r w:rsidRPr="00C167E9">
        <w:rPr>
          <w:color w:val="FF0000"/>
          <w:vertAlign w:val="superscript"/>
        </w:rPr>
        <w:t>st</w:t>
      </w:r>
      <w:r w:rsidRPr="00C167E9">
        <w:rPr>
          <w:color w:val="FF0000"/>
        </w:rPr>
        <w:t xml:space="preserve"> nonzero index: 11</w:t>
      </w:r>
    </w:p>
    <w:p w14:paraId="5C0229F4" w14:textId="77777777" w:rsidR="00C167E9" w:rsidRPr="00C167E9" w:rsidRDefault="00C167E9" w:rsidP="00C167E9">
      <w:pPr>
        <w:rPr>
          <w:color w:val="FF0000"/>
        </w:rPr>
      </w:pPr>
      <w:r w:rsidRPr="00C167E9">
        <w:rPr>
          <w:color w:val="FF0000"/>
        </w:rPr>
        <w:t xml:space="preserve">Remove first nonzero from bit vector </w:t>
      </w:r>
      <w:r w:rsidRPr="00C167E9">
        <w:rPr>
          <w:color w:val="FF0000"/>
        </w:rPr>
        <w:sym w:font="Wingdings" w:char="F0E0"/>
      </w:r>
      <w:r w:rsidRPr="00C167E9">
        <w:rPr>
          <w:color w:val="FF0000"/>
        </w:rPr>
        <w:t xml:space="preserve"> new bitVec: 4’b0010</w:t>
      </w:r>
    </w:p>
    <w:p w14:paraId="5A106A01" w14:textId="77777777" w:rsidR="00C167E9" w:rsidRPr="00C167E9" w:rsidRDefault="00C167E9" w:rsidP="00C167E9">
      <w:pPr>
        <w:rPr>
          <w:color w:val="FF0000"/>
        </w:rPr>
      </w:pPr>
      <w:r w:rsidRPr="00C167E9">
        <w:rPr>
          <w:color w:val="FF0000"/>
        </w:rPr>
        <w:t>2</w:t>
      </w:r>
      <w:r w:rsidRPr="00C167E9">
        <w:rPr>
          <w:color w:val="FF0000"/>
          <w:vertAlign w:val="superscript"/>
        </w:rPr>
        <w:t>nd</w:t>
      </w:r>
      <w:r w:rsidRPr="00C167E9">
        <w:rPr>
          <w:color w:val="FF0000"/>
        </w:rPr>
        <w:t xml:space="preserve"> use of priority encoder to find second nonzero index </w:t>
      </w:r>
      <w:r w:rsidRPr="00C167E9">
        <w:rPr>
          <w:color w:val="FF0000"/>
        </w:rPr>
        <w:sym w:font="Wingdings" w:char="F0E0"/>
      </w:r>
      <w:r w:rsidRPr="00C167E9">
        <w:rPr>
          <w:color w:val="FF0000"/>
        </w:rPr>
        <w:t xml:space="preserve"> 2</w:t>
      </w:r>
      <w:r w:rsidRPr="00C167E9">
        <w:rPr>
          <w:color w:val="FF0000"/>
          <w:vertAlign w:val="superscript"/>
        </w:rPr>
        <w:t>nd</w:t>
      </w:r>
      <w:r w:rsidRPr="00C167E9">
        <w:rPr>
          <w:color w:val="FF0000"/>
        </w:rPr>
        <w:t xml:space="preserve"> nonzero index: 01</w:t>
      </w:r>
    </w:p>
    <w:p w14:paraId="42BF8593" w14:textId="77777777" w:rsidR="00C167E9" w:rsidRPr="00C167E9" w:rsidRDefault="00C167E9" w:rsidP="00C167E9">
      <w:pPr>
        <w:rPr>
          <w:color w:val="FF0000"/>
        </w:rPr>
      </w:pPr>
      <w:r w:rsidRPr="00C167E9">
        <w:rPr>
          <w:color w:val="FF0000"/>
        </w:rPr>
        <w:t>M</w:t>
      </w:r>
      <w:r w:rsidRPr="00C167E9">
        <w:rPr>
          <w:rFonts w:hint="eastAsia"/>
          <w:color w:val="FF0000"/>
        </w:rPr>
        <w:t xml:space="preserve">ux </w:t>
      </w:r>
      <w:r w:rsidRPr="00C167E9">
        <w:rPr>
          <w:color w:val="FF0000"/>
        </w:rPr>
        <w:t>corresponding data</w:t>
      </w:r>
    </w:p>
    <w:p w14:paraId="487430BE" w14:textId="77777777" w:rsidR="00C167E9" w:rsidRPr="00C167E9" w:rsidRDefault="00C167E9" w:rsidP="00C167E9">
      <w:pPr>
        <w:pBdr>
          <w:bottom w:val="single" w:sz="6" w:space="1" w:color="auto"/>
        </w:pBdr>
        <w:rPr>
          <w:color w:val="FF0000"/>
        </w:rPr>
      </w:pPr>
    </w:p>
    <w:p w14:paraId="2C7EC8C9" w14:textId="77777777" w:rsidR="00C167E9" w:rsidRPr="00C167E9" w:rsidRDefault="00C167E9" w:rsidP="00C167E9">
      <w:pPr>
        <w:rPr>
          <w:color w:val="FF0000"/>
        </w:rPr>
      </w:pPr>
      <w:r w:rsidRPr="00C167E9">
        <w:rPr>
          <w:color w:val="FF0000"/>
        </w:rPr>
        <w:t>P</w:t>
      </w:r>
      <w:r w:rsidRPr="00C167E9">
        <w:rPr>
          <w:rFonts w:hint="eastAsia"/>
          <w:color w:val="FF0000"/>
        </w:rPr>
        <w:t>o</w:t>
      </w:r>
      <w:r w:rsidRPr="00C167E9">
        <w:rPr>
          <w:color w:val="FF0000"/>
        </w:rPr>
        <w:t>l</w:t>
      </w:r>
      <w:r w:rsidRPr="00C167E9">
        <w:rPr>
          <w:rFonts w:hint="eastAsia"/>
          <w:color w:val="FF0000"/>
        </w:rPr>
        <w:t xml:space="preserve">icy </w:t>
      </w:r>
    </w:p>
    <w:p w14:paraId="16E97FBE" w14:textId="77777777" w:rsidR="00C167E9" w:rsidRPr="00C167E9" w:rsidRDefault="00C167E9" w:rsidP="00C167E9">
      <w:pPr>
        <w:rPr>
          <w:color w:val="FF0000"/>
        </w:rPr>
      </w:pPr>
    </w:p>
    <w:p w14:paraId="16D662C2" w14:textId="77777777" w:rsidR="00C167E9" w:rsidRPr="00C167E9" w:rsidRDefault="00C167E9" w:rsidP="00C167E9">
      <w:pPr>
        <w:rPr>
          <w:color w:val="FF0000"/>
        </w:rPr>
      </w:pPr>
      <w:r w:rsidRPr="00C167E9">
        <w:rPr>
          <w:color w:val="FF0000"/>
        </w:rPr>
        <w:t>P</w:t>
      </w:r>
      <w:r w:rsidRPr="00C167E9">
        <w:rPr>
          <w:rFonts w:hint="eastAsia"/>
          <w:color w:val="FF0000"/>
        </w:rPr>
        <w:t>riority encoder</w:t>
      </w:r>
      <w:r w:rsidRPr="00C167E9">
        <w:rPr>
          <w:rFonts w:hint="eastAsia"/>
          <w:color w:val="FF0000"/>
        </w:rPr>
        <w:t>를</w:t>
      </w:r>
      <w:r w:rsidRPr="00C167E9">
        <w:rPr>
          <w:rFonts w:hint="eastAsia"/>
          <w:color w:val="FF0000"/>
        </w:rPr>
        <w:t xml:space="preserve"> </w:t>
      </w:r>
      <w:r w:rsidRPr="00C167E9">
        <w:rPr>
          <w:rFonts w:hint="eastAsia"/>
          <w:color w:val="FF0000"/>
        </w:rPr>
        <w:t>두</w:t>
      </w:r>
      <w:r w:rsidRPr="00C167E9">
        <w:rPr>
          <w:rFonts w:hint="eastAsia"/>
          <w:color w:val="FF0000"/>
        </w:rPr>
        <w:t xml:space="preserve"> </w:t>
      </w:r>
      <w:r w:rsidRPr="00C167E9">
        <w:rPr>
          <w:rFonts w:hint="eastAsia"/>
          <w:color w:val="FF0000"/>
        </w:rPr>
        <w:t>번</w:t>
      </w:r>
      <w:r w:rsidRPr="00C167E9">
        <w:rPr>
          <w:rFonts w:hint="eastAsia"/>
          <w:color w:val="FF0000"/>
        </w:rPr>
        <w:t xml:space="preserve"> </w:t>
      </w:r>
      <w:r w:rsidRPr="00C167E9">
        <w:rPr>
          <w:rFonts w:hint="eastAsia"/>
          <w:color w:val="FF0000"/>
        </w:rPr>
        <w:t>사용한다</w:t>
      </w:r>
      <w:r w:rsidRPr="00C167E9">
        <w:rPr>
          <w:rFonts w:hint="eastAsia"/>
          <w:color w:val="FF0000"/>
        </w:rPr>
        <w:t>.</w:t>
      </w:r>
      <w:r w:rsidRPr="00C167E9">
        <w:rPr>
          <w:color w:val="FF0000"/>
        </w:rPr>
        <w:t xml:space="preserve"> P</w:t>
      </w:r>
      <w:r w:rsidRPr="00C167E9">
        <w:rPr>
          <w:rFonts w:hint="eastAsia"/>
          <w:color w:val="FF0000"/>
        </w:rPr>
        <w:t xml:space="preserve">riority </w:t>
      </w:r>
      <w:r w:rsidRPr="00C167E9">
        <w:rPr>
          <w:color w:val="FF0000"/>
        </w:rPr>
        <w:t>encoder</w:t>
      </w:r>
      <w:r w:rsidRPr="00C167E9">
        <w:rPr>
          <w:rFonts w:hint="eastAsia"/>
          <w:color w:val="FF0000"/>
        </w:rPr>
        <w:t>의</w:t>
      </w:r>
      <w:r w:rsidRPr="00C167E9">
        <w:rPr>
          <w:rFonts w:hint="eastAsia"/>
          <w:color w:val="FF0000"/>
        </w:rPr>
        <w:t xml:space="preserve"> </w:t>
      </w:r>
      <w:r w:rsidRPr="00C167E9">
        <w:rPr>
          <w:rFonts w:hint="eastAsia"/>
          <w:color w:val="FF0000"/>
        </w:rPr>
        <w:t>동작</w:t>
      </w:r>
      <w:r w:rsidRPr="00C167E9">
        <w:rPr>
          <w:rFonts w:hint="eastAsia"/>
          <w:color w:val="FF0000"/>
        </w:rPr>
        <w:t xml:space="preserve"> </w:t>
      </w:r>
      <w:r w:rsidRPr="00C167E9">
        <w:rPr>
          <w:rFonts w:hint="eastAsia"/>
          <w:color w:val="FF0000"/>
        </w:rPr>
        <w:t>설명까지</w:t>
      </w:r>
      <w:r w:rsidRPr="00C167E9">
        <w:rPr>
          <w:rFonts w:hint="eastAsia"/>
          <w:color w:val="FF0000"/>
        </w:rPr>
        <w:t xml:space="preserve"> </w:t>
      </w:r>
      <w:r w:rsidRPr="00C167E9">
        <w:rPr>
          <w:rFonts w:hint="eastAsia"/>
          <w:color w:val="FF0000"/>
        </w:rPr>
        <w:t>자세히</w:t>
      </w:r>
      <w:r w:rsidRPr="00C167E9">
        <w:rPr>
          <w:rFonts w:hint="eastAsia"/>
          <w:color w:val="FF0000"/>
        </w:rPr>
        <w:t xml:space="preserve"> </w:t>
      </w:r>
      <w:r w:rsidRPr="00C167E9">
        <w:rPr>
          <w:rFonts w:hint="eastAsia"/>
          <w:color w:val="FF0000"/>
        </w:rPr>
        <w:t>설명</w:t>
      </w:r>
      <w:r w:rsidRPr="00C167E9">
        <w:rPr>
          <w:rFonts w:hint="eastAsia"/>
          <w:color w:val="FF0000"/>
        </w:rPr>
        <w:t>(</w:t>
      </w:r>
      <w:r w:rsidRPr="00C167E9">
        <w:rPr>
          <w:rFonts w:hint="eastAsia"/>
          <w:color w:val="FF0000"/>
        </w:rPr>
        <w:t>위</w:t>
      </w:r>
      <w:r w:rsidRPr="00C167E9">
        <w:rPr>
          <w:rFonts w:hint="eastAsia"/>
          <w:color w:val="FF0000"/>
        </w:rPr>
        <w:t>)</w:t>
      </w:r>
      <w:r w:rsidRPr="00C167E9">
        <w:rPr>
          <w:color w:val="FF0000"/>
        </w:rPr>
        <w:t>: 20</w:t>
      </w:r>
      <w:r w:rsidRPr="00C167E9">
        <w:rPr>
          <w:rFonts w:hint="eastAsia"/>
          <w:color w:val="FF0000"/>
        </w:rPr>
        <w:t>점</w:t>
      </w:r>
      <w:r w:rsidRPr="00C167E9">
        <w:rPr>
          <w:rFonts w:hint="eastAsia"/>
          <w:color w:val="FF0000"/>
        </w:rPr>
        <w:t xml:space="preserve"> </w:t>
      </w:r>
      <w:r w:rsidRPr="00C167E9">
        <w:rPr>
          <w:rFonts w:hint="eastAsia"/>
          <w:color w:val="FF0000"/>
        </w:rPr>
        <w:t>만점</w:t>
      </w:r>
    </w:p>
    <w:p w14:paraId="399771F0" w14:textId="77777777" w:rsidR="00C167E9" w:rsidRPr="00C167E9" w:rsidRDefault="00C167E9" w:rsidP="00C167E9">
      <w:pPr>
        <w:rPr>
          <w:color w:val="FF0000"/>
        </w:rPr>
      </w:pPr>
      <w:r w:rsidRPr="00C167E9">
        <w:rPr>
          <w:rFonts w:hint="eastAsia"/>
          <w:color w:val="FF0000"/>
        </w:rPr>
        <w:t>스스로</w:t>
      </w:r>
      <w:r w:rsidRPr="00C167E9">
        <w:rPr>
          <w:rFonts w:hint="eastAsia"/>
          <w:color w:val="FF0000"/>
        </w:rPr>
        <w:t xml:space="preserve"> </w:t>
      </w:r>
      <w:r w:rsidRPr="00C167E9">
        <w:rPr>
          <w:color w:val="FF0000"/>
        </w:rPr>
        <w:t xml:space="preserve">gate level </w:t>
      </w:r>
      <w:r w:rsidRPr="00C167E9">
        <w:rPr>
          <w:rFonts w:hint="eastAsia"/>
          <w:color w:val="FF0000"/>
        </w:rPr>
        <w:t>서킷을</w:t>
      </w:r>
      <w:r w:rsidRPr="00C167E9">
        <w:rPr>
          <w:rFonts w:hint="eastAsia"/>
          <w:color w:val="FF0000"/>
        </w:rPr>
        <w:t xml:space="preserve"> </w:t>
      </w:r>
      <w:r w:rsidRPr="00C167E9">
        <w:rPr>
          <w:rFonts w:hint="eastAsia"/>
          <w:color w:val="FF0000"/>
        </w:rPr>
        <w:t>작성해서</w:t>
      </w:r>
      <w:r w:rsidRPr="00C167E9">
        <w:rPr>
          <w:rFonts w:hint="eastAsia"/>
          <w:color w:val="FF0000"/>
        </w:rPr>
        <w:t xml:space="preserve"> </w:t>
      </w:r>
      <w:r w:rsidRPr="00C167E9">
        <w:rPr>
          <w:color w:val="FF0000"/>
        </w:rPr>
        <w:t>2cyc</w:t>
      </w:r>
      <w:r w:rsidRPr="00C167E9">
        <w:rPr>
          <w:rFonts w:hint="eastAsia"/>
          <w:color w:val="FF0000"/>
        </w:rPr>
        <w:t xml:space="preserve"> (</w:t>
      </w:r>
      <w:r w:rsidRPr="00C167E9">
        <w:rPr>
          <w:color w:val="FF0000"/>
        </w:rPr>
        <w:t xml:space="preserve">1cyc </w:t>
      </w:r>
      <w:r w:rsidRPr="00C167E9">
        <w:rPr>
          <w:rFonts w:hint="eastAsia"/>
          <w:color w:val="FF0000"/>
        </w:rPr>
        <w:t>두</w:t>
      </w:r>
      <w:r w:rsidRPr="00C167E9">
        <w:rPr>
          <w:rFonts w:hint="eastAsia"/>
          <w:color w:val="FF0000"/>
        </w:rPr>
        <w:t xml:space="preserve"> </w:t>
      </w:r>
      <w:r w:rsidRPr="00C167E9">
        <w:rPr>
          <w:rFonts w:hint="eastAsia"/>
          <w:color w:val="FF0000"/>
        </w:rPr>
        <w:t>단계</w:t>
      </w:r>
      <w:r w:rsidRPr="00C167E9">
        <w:rPr>
          <w:rFonts w:hint="eastAsia"/>
          <w:color w:val="FF0000"/>
        </w:rPr>
        <w:t xml:space="preserve">) </w:t>
      </w:r>
      <w:r w:rsidRPr="00C167E9">
        <w:rPr>
          <w:rFonts w:hint="eastAsia"/>
          <w:color w:val="FF0000"/>
        </w:rPr>
        <w:t>안에</w:t>
      </w:r>
      <w:r w:rsidRPr="00C167E9">
        <w:rPr>
          <w:rFonts w:hint="eastAsia"/>
          <w:color w:val="FF0000"/>
        </w:rPr>
        <w:t xml:space="preserve"> </w:t>
      </w:r>
      <w:r w:rsidRPr="00C167E9">
        <w:rPr>
          <w:color w:val="FF0000"/>
        </w:rPr>
        <w:t>index 2</w:t>
      </w:r>
      <w:r w:rsidRPr="00C167E9">
        <w:rPr>
          <w:rFonts w:hint="eastAsia"/>
          <w:color w:val="FF0000"/>
        </w:rPr>
        <w:t>개</w:t>
      </w:r>
      <w:r w:rsidRPr="00C167E9">
        <w:rPr>
          <w:rFonts w:hint="eastAsia"/>
          <w:color w:val="FF0000"/>
        </w:rPr>
        <w:t xml:space="preserve"> </w:t>
      </w:r>
      <w:r w:rsidRPr="00C167E9">
        <w:rPr>
          <w:rFonts w:hint="eastAsia"/>
          <w:color w:val="FF0000"/>
        </w:rPr>
        <w:t>추출</w:t>
      </w:r>
      <w:r w:rsidRPr="00C167E9">
        <w:rPr>
          <w:rFonts w:hint="eastAsia"/>
          <w:color w:val="FF0000"/>
        </w:rPr>
        <w:t xml:space="preserve"> </w:t>
      </w:r>
      <w:r w:rsidRPr="00C167E9">
        <w:rPr>
          <w:rFonts w:hint="eastAsia"/>
          <w:color w:val="FF0000"/>
        </w:rPr>
        <w:t>성공</w:t>
      </w:r>
      <w:r w:rsidRPr="00C167E9">
        <w:rPr>
          <w:rFonts w:hint="eastAsia"/>
          <w:color w:val="FF0000"/>
        </w:rPr>
        <w:t>:</w:t>
      </w:r>
      <w:r w:rsidRPr="00C167E9">
        <w:rPr>
          <w:color w:val="FF0000"/>
        </w:rPr>
        <w:t xml:space="preserve"> 20</w:t>
      </w:r>
      <w:r w:rsidRPr="00C167E9">
        <w:rPr>
          <w:rFonts w:hint="eastAsia"/>
          <w:color w:val="FF0000"/>
        </w:rPr>
        <w:t>점</w:t>
      </w:r>
      <w:r w:rsidRPr="00C167E9">
        <w:rPr>
          <w:rFonts w:hint="eastAsia"/>
          <w:color w:val="FF0000"/>
        </w:rPr>
        <w:t xml:space="preserve"> </w:t>
      </w:r>
      <w:r w:rsidRPr="00C167E9">
        <w:rPr>
          <w:rFonts w:hint="eastAsia"/>
          <w:color w:val="FF0000"/>
        </w:rPr>
        <w:t>만점</w:t>
      </w:r>
    </w:p>
    <w:p w14:paraId="01FAC647" w14:textId="77777777" w:rsidR="00C167E9" w:rsidRPr="00C167E9" w:rsidRDefault="00C167E9" w:rsidP="00C167E9">
      <w:pPr>
        <w:rPr>
          <w:color w:val="FF0000"/>
        </w:rPr>
      </w:pPr>
      <w:r w:rsidRPr="00C167E9">
        <w:rPr>
          <w:rFonts w:hint="eastAsia"/>
          <w:color w:val="FF0000"/>
        </w:rPr>
        <w:t>(</w:t>
      </w:r>
      <w:r w:rsidRPr="00C167E9">
        <w:rPr>
          <w:rFonts w:hint="eastAsia"/>
          <w:color w:val="FF0000"/>
        </w:rPr>
        <w:t>어쨌거나</w:t>
      </w:r>
      <w:r w:rsidRPr="00C167E9">
        <w:rPr>
          <w:rFonts w:hint="eastAsia"/>
          <w:color w:val="FF0000"/>
        </w:rPr>
        <w:t xml:space="preserve"> </w:t>
      </w:r>
      <w:r w:rsidRPr="00C167E9">
        <w:rPr>
          <w:rFonts w:hint="eastAsia"/>
          <w:color w:val="FF0000"/>
        </w:rPr>
        <w:t>일반적인</w:t>
      </w:r>
      <w:r w:rsidRPr="00C167E9">
        <w:rPr>
          <w:rFonts w:hint="eastAsia"/>
          <w:color w:val="FF0000"/>
        </w:rPr>
        <w:t xml:space="preserve"> </w:t>
      </w:r>
      <w:r w:rsidRPr="00C167E9">
        <w:rPr>
          <w:color w:val="FF0000"/>
        </w:rPr>
        <w:t>segment</w:t>
      </w:r>
      <w:r w:rsidRPr="00C167E9">
        <w:rPr>
          <w:rFonts w:hint="eastAsia"/>
          <w:color w:val="FF0000"/>
        </w:rPr>
        <w:t>에</w:t>
      </w:r>
      <w:r w:rsidRPr="00C167E9">
        <w:rPr>
          <w:rFonts w:hint="eastAsia"/>
          <w:color w:val="FF0000"/>
        </w:rPr>
        <w:t xml:space="preserve"> </w:t>
      </w:r>
      <w:r w:rsidRPr="00C167E9">
        <w:rPr>
          <w:rFonts w:hint="eastAsia"/>
          <w:color w:val="FF0000"/>
        </w:rPr>
        <w:t>대해</w:t>
      </w:r>
      <w:r w:rsidRPr="00C167E9">
        <w:rPr>
          <w:rFonts w:hint="eastAsia"/>
          <w:color w:val="FF0000"/>
        </w:rPr>
        <w:t xml:space="preserve"> </w:t>
      </w:r>
      <w:r w:rsidRPr="00C167E9">
        <w:rPr>
          <w:rFonts w:hint="eastAsia"/>
          <w:color w:val="FF0000"/>
        </w:rPr>
        <w:t>답이</w:t>
      </w:r>
      <w:r w:rsidRPr="00C167E9">
        <w:rPr>
          <w:rFonts w:hint="eastAsia"/>
          <w:color w:val="FF0000"/>
        </w:rPr>
        <w:t xml:space="preserve"> </w:t>
      </w:r>
      <w:r w:rsidRPr="00C167E9">
        <w:rPr>
          <w:rFonts w:hint="eastAsia"/>
          <w:color w:val="FF0000"/>
        </w:rPr>
        <w:t>맞으면</w:t>
      </w:r>
      <w:r w:rsidRPr="00C167E9">
        <w:rPr>
          <w:rFonts w:hint="eastAsia"/>
          <w:color w:val="FF0000"/>
        </w:rPr>
        <w:t xml:space="preserve"> </w:t>
      </w:r>
      <w:r w:rsidRPr="00C167E9">
        <w:rPr>
          <w:rFonts w:hint="eastAsia"/>
          <w:color w:val="FF0000"/>
        </w:rPr>
        <w:t>만점</w:t>
      </w:r>
      <w:r w:rsidRPr="00C167E9">
        <w:rPr>
          <w:rFonts w:hint="eastAsia"/>
          <w:color w:val="FF0000"/>
        </w:rPr>
        <w:t>)</w:t>
      </w:r>
    </w:p>
    <w:p w14:paraId="0C954D37" w14:textId="77777777" w:rsidR="00C167E9" w:rsidRPr="00C167E9" w:rsidRDefault="00C167E9" w:rsidP="00C167E9">
      <w:pPr>
        <w:rPr>
          <w:color w:val="FF0000"/>
        </w:rPr>
      </w:pPr>
    </w:p>
    <w:p w14:paraId="56BFEC08" w14:textId="77777777" w:rsidR="00C167E9" w:rsidRPr="00C167E9" w:rsidRDefault="00C167E9" w:rsidP="00C167E9">
      <w:pPr>
        <w:rPr>
          <w:color w:val="FF0000"/>
        </w:rPr>
      </w:pPr>
      <w:r w:rsidRPr="00C167E9">
        <w:rPr>
          <w:color w:val="FF0000"/>
        </w:rPr>
        <w:t>P</w:t>
      </w:r>
      <w:r w:rsidRPr="00C167E9">
        <w:rPr>
          <w:rFonts w:hint="eastAsia"/>
          <w:color w:val="FF0000"/>
        </w:rPr>
        <w:t xml:space="preserve">riority </w:t>
      </w:r>
      <w:r w:rsidRPr="00C167E9">
        <w:rPr>
          <w:color w:val="FF0000"/>
        </w:rPr>
        <w:t>encoder</w:t>
      </w:r>
      <w:r w:rsidRPr="00C167E9">
        <w:rPr>
          <w:rFonts w:hint="eastAsia"/>
          <w:color w:val="FF0000"/>
        </w:rPr>
        <w:t>를</w:t>
      </w:r>
      <w:r w:rsidRPr="00C167E9">
        <w:rPr>
          <w:rFonts w:hint="eastAsia"/>
          <w:color w:val="FF0000"/>
        </w:rPr>
        <w:t xml:space="preserve"> </w:t>
      </w:r>
      <w:r w:rsidRPr="00C167E9">
        <w:rPr>
          <w:rFonts w:hint="eastAsia"/>
          <w:color w:val="FF0000"/>
        </w:rPr>
        <w:t>사용해</w:t>
      </w:r>
      <w:r w:rsidRPr="00C167E9">
        <w:rPr>
          <w:rFonts w:hint="eastAsia"/>
          <w:color w:val="FF0000"/>
        </w:rPr>
        <w:t xml:space="preserve"> </w:t>
      </w:r>
      <w:r w:rsidRPr="00C167E9">
        <w:rPr>
          <w:color w:val="FF0000"/>
        </w:rPr>
        <w:t xml:space="preserve">nonzero </w:t>
      </w:r>
      <w:r w:rsidRPr="00C167E9">
        <w:rPr>
          <w:rFonts w:hint="eastAsia"/>
          <w:color w:val="FF0000"/>
        </w:rPr>
        <w:t>위치의</w:t>
      </w:r>
      <w:r w:rsidRPr="00C167E9">
        <w:rPr>
          <w:rFonts w:hint="eastAsia"/>
          <w:color w:val="FF0000"/>
        </w:rPr>
        <w:t xml:space="preserve"> </w:t>
      </w:r>
      <w:r w:rsidRPr="00C167E9">
        <w:rPr>
          <w:color w:val="FF0000"/>
        </w:rPr>
        <w:t>index</w:t>
      </w:r>
      <w:r w:rsidRPr="00C167E9">
        <w:rPr>
          <w:rFonts w:hint="eastAsia"/>
          <w:color w:val="FF0000"/>
        </w:rPr>
        <w:t>를</w:t>
      </w:r>
      <w:r w:rsidRPr="00C167E9">
        <w:rPr>
          <w:rFonts w:hint="eastAsia"/>
          <w:color w:val="FF0000"/>
        </w:rPr>
        <w:t xml:space="preserve"> </w:t>
      </w:r>
      <w:r w:rsidRPr="00C167E9">
        <w:rPr>
          <w:rFonts w:hint="eastAsia"/>
          <w:color w:val="FF0000"/>
        </w:rPr>
        <w:t>추출한다</w:t>
      </w:r>
      <w:r w:rsidRPr="00C167E9">
        <w:rPr>
          <w:rFonts w:hint="eastAsia"/>
          <w:color w:val="FF0000"/>
        </w:rPr>
        <w:t xml:space="preserve"> </w:t>
      </w:r>
      <w:r w:rsidRPr="00C167E9">
        <w:rPr>
          <w:rFonts w:hint="eastAsia"/>
          <w:color w:val="FF0000"/>
        </w:rPr>
        <w:t>라고만</w:t>
      </w:r>
      <w:r w:rsidRPr="00C167E9">
        <w:rPr>
          <w:rFonts w:hint="eastAsia"/>
          <w:color w:val="FF0000"/>
        </w:rPr>
        <w:t xml:space="preserve"> </w:t>
      </w:r>
      <w:r w:rsidRPr="00C167E9">
        <w:rPr>
          <w:rFonts w:hint="eastAsia"/>
          <w:color w:val="FF0000"/>
        </w:rPr>
        <w:t>작성</w:t>
      </w:r>
      <w:r w:rsidRPr="00C167E9">
        <w:rPr>
          <w:rFonts w:hint="eastAsia"/>
          <w:color w:val="FF0000"/>
        </w:rPr>
        <w:t>:</w:t>
      </w:r>
      <w:r w:rsidRPr="00C167E9">
        <w:rPr>
          <w:color w:val="FF0000"/>
        </w:rPr>
        <w:t xml:space="preserve"> 5</w:t>
      </w:r>
      <w:r w:rsidRPr="00C167E9">
        <w:rPr>
          <w:rFonts w:hint="eastAsia"/>
          <w:color w:val="FF0000"/>
        </w:rPr>
        <w:t>점</w:t>
      </w:r>
    </w:p>
    <w:p w14:paraId="1BCED075" w14:textId="77777777" w:rsidR="00C167E9" w:rsidRPr="00C167E9" w:rsidRDefault="00C167E9" w:rsidP="00C167E9">
      <w:pPr>
        <w:rPr>
          <w:color w:val="FF0000"/>
        </w:rPr>
      </w:pPr>
      <w:r w:rsidRPr="00C167E9">
        <w:rPr>
          <w:color w:val="FF0000"/>
        </w:rPr>
        <w:t>P</w:t>
      </w:r>
      <w:r w:rsidRPr="00C167E9">
        <w:rPr>
          <w:rFonts w:hint="eastAsia"/>
          <w:color w:val="FF0000"/>
        </w:rPr>
        <w:t xml:space="preserve">riority </w:t>
      </w:r>
      <w:r w:rsidRPr="00C167E9">
        <w:rPr>
          <w:color w:val="FF0000"/>
        </w:rPr>
        <w:t>encoder</w:t>
      </w:r>
      <w:r w:rsidRPr="00C167E9">
        <w:rPr>
          <w:rFonts w:hint="eastAsia"/>
          <w:color w:val="FF0000"/>
        </w:rPr>
        <w:t>를</w:t>
      </w:r>
      <w:r w:rsidRPr="00C167E9">
        <w:rPr>
          <w:rFonts w:hint="eastAsia"/>
          <w:color w:val="FF0000"/>
        </w:rPr>
        <w:t xml:space="preserve"> </w:t>
      </w:r>
      <w:r w:rsidRPr="00C167E9">
        <w:rPr>
          <w:rFonts w:hint="eastAsia"/>
          <w:color w:val="FF0000"/>
        </w:rPr>
        <w:t>각각의</w:t>
      </w:r>
      <w:r w:rsidRPr="00C167E9">
        <w:rPr>
          <w:rFonts w:hint="eastAsia"/>
          <w:color w:val="FF0000"/>
        </w:rPr>
        <w:t xml:space="preserve"> </w:t>
      </w:r>
      <w:r w:rsidRPr="00C167E9">
        <w:rPr>
          <w:color w:val="FF0000"/>
        </w:rPr>
        <w:t>nonzero</w:t>
      </w:r>
      <w:r w:rsidRPr="00C167E9">
        <w:rPr>
          <w:rFonts w:hint="eastAsia"/>
          <w:color w:val="FF0000"/>
        </w:rPr>
        <w:t>에</w:t>
      </w:r>
      <w:r w:rsidRPr="00C167E9">
        <w:rPr>
          <w:rFonts w:hint="eastAsia"/>
          <w:color w:val="FF0000"/>
        </w:rPr>
        <w:t xml:space="preserve"> </w:t>
      </w:r>
      <w:r w:rsidRPr="00C167E9">
        <w:rPr>
          <w:rFonts w:hint="eastAsia"/>
          <w:color w:val="FF0000"/>
        </w:rPr>
        <w:t>대해</w:t>
      </w:r>
      <w:r w:rsidRPr="00C167E9">
        <w:rPr>
          <w:rFonts w:hint="eastAsia"/>
          <w:color w:val="FF0000"/>
        </w:rPr>
        <w:t xml:space="preserve"> </w:t>
      </w:r>
      <w:r w:rsidRPr="00C167E9">
        <w:rPr>
          <w:rFonts w:hint="eastAsia"/>
          <w:color w:val="FF0000"/>
        </w:rPr>
        <w:t>두</w:t>
      </w:r>
      <w:r w:rsidRPr="00C167E9">
        <w:rPr>
          <w:rFonts w:hint="eastAsia"/>
          <w:color w:val="FF0000"/>
        </w:rPr>
        <w:t xml:space="preserve"> </w:t>
      </w:r>
      <w:r w:rsidRPr="00C167E9">
        <w:rPr>
          <w:rFonts w:hint="eastAsia"/>
          <w:color w:val="FF0000"/>
        </w:rPr>
        <w:t>번</w:t>
      </w:r>
      <w:r w:rsidRPr="00C167E9">
        <w:rPr>
          <w:rFonts w:hint="eastAsia"/>
          <w:color w:val="FF0000"/>
        </w:rPr>
        <w:t xml:space="preserve"> </w:t>
      </w:r>
      <w:r w:rsidRPr="00C167E9">
        <w:rPr>
          <w:rFonts w:hint="eastAsia"/>
          <w:color w:val="FF0000"/>
        </w:rPr>
        <w:t>사용한다</w:t>
      </w:r>
      <w:r w:rsidRPr="00C167E9">
        <w:rPr>
          <w:rFonts w:hint="eastAsia"/>
          <w:color w:val="FF0000"/>
        </w:rPr>
        <w:t xml:space="preserve"> </w:t>
      </w:r>
      <w:r w:rsidRPr="00C167E9">
        <w:rPr>
          <w:rFonts w:hint="eastAsia"/>
          <w:color w:val="FF0000"/>
        </w:rPr>
        <w:t>라고만</w:t>
      </w:r>
      <w:r w:rsidRPr="00C167E9">
        <w:rPr>
          <w:rFonts w:hint="eastAsia"/>
          <w:color w:val="FF0000"/>
        </w:rPr>
        <w:t xml:space="preserve"> </w:t>
      </w:r>
      <w:r w:rsidRPr="00C167E9">
        <w:rPr>
          <w:rFonts w:hint="eastAsia"/>
          <w:color w:val="FF0000"/>
        </w:rPr>
        <w:t>작성</w:t>
      </w:r>
      <w:r w:rsidRPr="00C167E9">
        <w:rPr>
          <w:rFonts w:hint="eastAsia"/>
          <w:color w:val="FF0000"/>
        </w:rPr>
        <w:t>:</w:t>
      </w:r>
      <w:r w:rsidRPr="00C167E9">
        <w:rPr>
          <w:color w:val="FF0000"/>
        </w:rPr>
        <w:t xml:space="preserve"> 10</w:t>
      </w:r>
      <w:r w:rsidRPr="00C167E9">
        <w:rPr>
          <w:rFonts w:hint="eastAsia"/>
          <w:color w:val="FF0000"/>
        </w:rPr>
        <w:t>점</w:t>
      </w:r>
    </w:p>
    <w:p w14:paraId="681FCFB9" w14:textId="77777777" w:rsidR="00C167E9" w:rsidRPr="00C167E9" w:rsidRDefault="00C167E9" w:rsidP="00C167E9">
      <w:pPr>
        <w:rPr>
          <w:color w:val="FF0000"/>
        </w:rPr>
      </w:pPr>
      <w:r w:rsidRPr="00C167E9">
        <w:rPr>
          <w:color w:val="FF0000"/>
        </w:rPr>
        <w:t>P</w:t>
      </w:r>
      <w:r w:rsidRPr="00C167E9">
        <w:rPr>
          <w:rFonts w:hint="eastAsia"/>
          <w:color w:val="FF0000"/>
        </w:rPr>
        <w:t xml:space="preserve">riority </w:t>
      </w:r>
      <w:r w:rsidRPr="00C167E9">
        <w:rPr>
          <w:color w:val="FF0000"/>
        </w:rPr>
        <w:t>encoder</w:t>
      </w:r>
      <w:r w:rsidRPr="00C167E9">
        <w:rPr>
          <w:rFonts w:hint="eastAsia"/>
          <w:color w:val="FF0000"/>
        </w:rPr>
        <w:t>의</w:t>
      </w:r>
      <w:r w:rsidRPr="00C167E9">
        <w:rPr>
          <w:rFonts w:hint="eastAsia"/>
          <w:color w:val="FF0000"/>
        </w:rPr>
        <w:t xml:space="preserve"> </w:t>
      </w:r>
      <w:r w:rsidRPr="00C167E9">
        <w:rPr>
          <w:rFonts w:hint="eastAsia"/>
          <w:color w:val="FF0000"/>
        </w:rPr>
        <w:t>동작</w:t>
      </w:r>
      <w:r w:rsidRPr="00C167E9">
        <w:rPr>
          <w:rFonts w:hint="eastAsia"/>
          <w:color w:val="FF0000"/>
        </w:rPr>
        <w:t xml:space="preserve"> </w:t>
      </w:r>
      <w:r w:rsidRPr="00C167E9">
        <w:rPr>
          <w:rFonts w:hint="eastAsia"/>
          <w:color w:val="FF0000"/>
        </w:rPr>
        <w:t>설명</w:t>
      </w:r>
      <w:r w:rsidRPr="00C167E9">
        <w:rPr>
          <w:rFonts w:hint="eastAsia"/>
          <w:color w:val="FF0000"/>
        </w:rPr>
        <w:t>(</w:t>
      </w:r>
      <w:r w:rsidRPr="00C167E9">
        <w:rPr>
          <w:rFonts w:hint="eastAsia"/>
          <w:color w:val="FF0000"/>
        </w:rPr>
        <w:t>위와</w:t>
      </w:r>
      <w:r w:rsidRPr="00C167E9">
        <w:rPr>
          <w:rFonts w:hint="eastAsia"/>
          <w:color w:val="FF0000"/>
        </w:rPr>
        <w:t xml:space="preserve"> </w:t>
      </w:r>
      <w:r w:rsidRPr="00C167E9">
        <w:rPr>
          <w:rFonts w:hint="eastAsia"/>
          <w:color w:val="FF0000"/>
        </w:rPr>
        <w:t>같이</w:t>
      </w:r>
      <w:r w:rsidRPr="00C167E9">
        <w:rPr>
          <w:rFonts w:hint="eastAsia"/>
          <w:color w:val="FF0000"/>
        </w:rPr>
        <w:t>):</w:t>
      </w:r>
      <w:r w:rsidRPr="00C167E9">
        <w:rPr>
          <w:color w:val="FF0000"/>
        </w:rPr>
        <w:t xml:space="preserve"> 7</w:t>
      </w:r>
      <w:r w:rsidRPr="00C167E9">
        <w:rPr>
          <w:rFonts w:hint="eastAsia"/>
          <w:color w:val="FF0000"/>
        </w:rPr>
        <w:t>점</w:t>
      </w:r>
    </w:p>
    <w:p w14:paraId="2770E764" w14:textId="77777777" w:rsidR="00C167E9" w:rsidRPr="00C167E9" w:rsidRDefault="00C167E9" w:rsidP="00C167E9">
      <w:pPr>
        <w:rPr>
          <w:color w:val="FF0000"/>
        </w:rPr>
      </w:pPr>
    </w:p>
    <w:p w14:paraId="3169B27B" w14:textId="77777777" w:rsidR="00C167E9" w:rsidRPr="00C167E9" w:rsidRDefault="00C167E9" w:rsidP="00C167E9">
      <w:pPr>
        <w:rPr>
          <w:color w:val="FF0000"/>
        </w:rPr>
      </w:pPr>
      <w:r w:rsidRPr="00C167E9">
        <w:rPr>
          <w:color w:val="FF0000"/>
        </w:rPr>
        <w:t>B</w:t>
      </w:r>
      <w:r w:rsidRPr="00C167E9">
        <w:rPr>
          <w:rFonts w:hint="eastAsia"/>
          <w:color w:val="FF0000"/>
        </w:rPr>
        <w:t xml:space="preserve">it </w:t>
      </w:r>
      <w:r w:rsidRPr="00C167E9">
        <w:rPr>
          <w:color w:val="FF0000"/>
        </w:rPr>
        <w:t>vector</w:t>
      </w:r>
      <w:r w:rsidRPr="00C167E9">
        <w:rPr>
          <w:rFonts w:hint="eastAsia"/>
          <w:color w:val="FF0000"/>
        </w:rPr>
        <w:t>를</w:t>
      </w:r>
      <w:r w:rsidRPr="00C167E9">
        <w:rPr>
          <w:rFonts w:hint="eastAsia"/>
          <w:color w:val="FF0000"/>
        </w:rPr>
        <w:t xml:space="preserve"> </w:t>
      </w:r>
      <w:r w:rsidRPr="00C167E9">
        <w:rPr>
          <w:rFonts w:hint="eastAsia"/>
          <w:color w:val="FF0000"/>
        </w:rPr>
        <w:t>작성</w:t>
      </w:r>
      <w:r w:rsidRPr="00C167E9">
        <w:rPr>
          <w:rFonts w:hint="eastAsia"/>
          <w:color w:val="FF0000"/>
        </w:rPr>
        <w:t xml:space="preserve"> </w:t>
      </w:r>
      <w:r w:rsidRPr="00C167E9">
        <w:rPr>
          <w:rFonts w:hint="eastAsia"/>
          <w:color w:val="FF0000"/>
        </w:rPr>
        <w:t>또는</w:t>
      </w:r>
      <w:r w:rsidRPr="00C167E9">
        <w:rPr>
          <w:rFonts w:hint="eastAsia"/>
          <w:color w:val="FF0000"/>
        </w:rPr>
        <w:t xml:space="preserve"> </w:t>
      </w:r>
      <w:r w:rsidRPr="00C167E9">
        <w:rPr>
          <w:rFonts w:hint="eastAsia"/>
          <w:color w:val="FF0000"/>
        </w:rPr>
        <w:t>답</w:t>
      </w:r>
      <w:r w:rsidRPr="00C167E9">
        <w:rPr>
          <w:rFonts w:hint="eastAsia"/>
          <w:color w:val="FF0000"/>
        </w:rPr>
        <w:t>(</w:t>
      </w:r>
      <w:r w:rsidRPr="00C167E9">
        <w:rPr>
          <w:color w:val="FF0000"/>
        </w:rPr>
        <w:t>index)</w:t>
      </w:r>
      <w:r w:rsidRPr="00C167E9">
        <w:rPr>
          <w:rFonts w:hint="eastAsia"/>
          <w:color w:val="FF0000"/>
        </w:rPr>
        <w:t>이</w:t>
      </w:r>
      <w:r w:rsidRPr="00C167E9">
        <w:rPr>
          <w:rFonts w:hint="eastAsia"/>
          <w:color w:val="FF0000"/>
        </w:rPr>
        <w:t xml:space="preserve"> </w:t>
      </w:r>
      <w:r w:rsidRPr="00C167E9">
        <w:rPr>
          <w:rFonts w:hint="eastAsia"/>
          <w:color w:val="FF0000"/>
        </w:rPr>
        <w:t>틀린</w:t>
      </w:r>
      <w:r w:rsidRPr="00C167E9">
        <w:rPr>
          <w:rFonts w:hint="eastAsia"/>
          <w:color w:val="FF0000"/>
        </w:rPr>
        <w:t xml:space="preserve"> </w:t>
      </w:r>
      <w:r w:rsidRPr="00C167E9">
        <w:rPr>
          <w:rFonts w:hint="eastAsia"/>
          <w:color w:val="FF0000"/>
        </w:rPr>
        <w:t>경우</w:t>
      </w:r>
      <w:r w:rsidRPr="00C167E9">
        <w:rPr>
          <w:rFonts w:hint="eastAsia"/>
          <w:color w:val="FF0000"/>
        </w:rPr>
        <w:t>: 0</w:t>
      </w:r>
      <w:r w:rsidRPr="00C167E9">
        <w:rPr>
          <w:rFonts w:hint="eastAsia"/>
          <w:color w:val="FF0000"/>
        </w:rPr>
        <w:t>점</w:t>
      </w:r>
    </w:p>
    <w:p w14:paraId="5DDC7CE5" w14:textId="77777777" w:rsidR="00E03DF8" w:rsidRDefault="00E03DF8" w:rsidP="00E03DF8"/>
    <w:p w14:paraId="6EB03C59" w14:textId="0E27C338" w:rsidR="00E03DF8" w:rsidRPr="00B66F05" w:rsidRDefault="00E03DF8" w:rsidP="00E03DF8">
      <w:pPr>
        <w:rPr>
          <w:b/>
          <w:bCs/>
          <w:sz w:val="28"/>
          <w:szCs w:val="28"/>
        </w:rPr>
      </w:pPr>
      <w:r w:rsidRPr="00B66F05">
        <w:rPr>
          <w:b/>
          <w:bCs/>
          <w:sz w:val="28"/>
          <w:szCs w:val="28"/>
        </w:rPr>
        <w:t>Q3.</w:t>
      </w:r>
      <w:r w:rsidR="00B009AE" w:rsidRPr="00B66F05">
        <w:rPr>
          <w:b/>
          <w:bCs/>
          <w:sz w:val="28"/>
          <w:szCs w:val="28"/>
        </w:rPr>
        <w:t xml:space="preserve"> (</w:t>
      </w:r>
      <w:r w:rsidR="00A743D7" w:rsidRPr="00B66F05">
        <w:rPr>
          <w:b/>
          <w:bCs/>
          <w:sz w:val="28"/>
          <w:szCs w:val="28"/>
        </w:rPr>
        <w:t>Neural Network Operation</w:t>
      </w:r>
      <w:r w:rsidR="00B009AE" w:rsidRPr="00B66F05">
        <w:rPr>
          <w:b/>
          <w:bCs/>
          <w:sz w:val="28"/>
          <w:szCs w:val="28"/>
        </w:rPr>
        <w:t>)</w:t>
      </w:r>
      <w:r w:rsidR="00124BC8">
        <w:rPr>
          <w:b/>
          <w:bCs/>
          <w:sz w:val="28"/>
          <w:szCs w:val="28"/>
        </w:rPr>
        <w:t xml:space="preserve"> (</w:t>
      </w:r>
      <w:r w:rsidR="00A05377">
        <w:rPr>
          <w:b/>
          <w:bCs/>
          <w:sz w:val="28"/>
          <w:szCs w:val="28"/>
        </w:rPr>
        <w:t>20</w:t>
      </w:r>
      <w:r w:rsidR="00124BC8">
        <w:rPr>
          <w:b/>
          <w:bCs/>
          <w:sz w:val="28"/>
          <w:szCs w:val="28"/>
        </w:rPr>
        <w:t xml:space="preserve"> points)</w:t>
      </w:r>
    </w:p>
    <w:p w14:paraId="7A081665" w14:textId="6CA5590B" w:rsidR="00D0021E" w:rsidRDefault="00D0021E" w:rsidP="00E03DF8">
      <w:r>
        <w:rPr>
          <w:rFonts w:hint="eastAsia"/>
        </w:rPr>
        <w:t>H</w:t>
      </w:r>
      <w:r>
        <w:t xml:space="preserve">ere is an example of neural network that classifies handwritten digits. As shown below, the network consists of three convolution layers and </w:t>
      </w:r>
      <w:r w:rsidR="005B4AB3">
        <w:t xml:space="preserve">three fully connected layers. Note that </w:t>
      </w:r>
      <w:r w:rsidR="0079186E">
        <w:t xml:space="preserve">the </w:t>
      </w:r>
      <w:r w:rsidR="005B4AB3">
        <w:t>other details of each operation follow our practices.</w:t>
      </w:r>
    </w:p>
    <w:p w14:paraId="23500878" w14:textId="77777777" w:rsidR="005B4AB3" w:rsidRDefault="005B4AB3" w:rsidP="00E03DF8"/>
    <w:p w14:paraId="5061AD19" w14:textId="77777777" w:rsidR="005B4AB3" w:rsidRDefault="002F55F7" w:rsidP="00E03DF8">
      <w:r>
        <w:rPr>
          <w:rFonts w:hint="eastAsia"/>
          <w:noProof/>
        </w:rPr>
        <w:lastRenderedPageBreak/>
        <w:drawing>
          <wp:inline distT="0" distB="0" distL="0" distR="0" wp14:anchorId="3DBA88D7" wp14:editId="38207779">
            <wp:extent cx="5731510" cy="2614930"/>
            <wp:effectExtent l="0" t="0" r="0" b="127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스크린샷 2020-06-04 오후 2.47.0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614930"/>
                    </a:xfrm>
                    <a:prstGeom prst="rect">
                      <a:avLst/>
                    </a:prstGeom>
                  </pic:spPr>
                </pic:pic>
              </a:graphicData>
            </a:graphic>
          </wp:inline>
        </w:drawing>
      </w:r>
    </w:p>
    <w:p w14:paraId="4E3A7930" w14:textId="77777777" w:rsidR="002F55F7" w:rsidRDefault="002F55F7" w:rsidP="00E03DF8"/>
    <w:p w14:paraId="34480FDD" w14:textId="451D04EC" w:rsidR="002F55F7" w:rsidRPr="002F55F7" w:rsidRDefault="002F55F7" w:rsidP="00E03DF8">
      <w:pPr>
        <w:rPr>
          <w:b/>
          <w:bCs/>
          <w:sz w:val="24"/>
        </w:rPr>
      </w:pPr>
      <w:r w:rsidRPr="002F55F7">
        <w:rPr>
          <w:rFonts w:hint="eastAsia"/>
          <w:b/>
          <w:bCs/>
          <w:sz w:val="24"/>
        </w:rPr>
        <w:t>P</w:t>
      </w:r>
      <w:r w:rsidRPr="002F55F7">
        <w:rPr>
          <w:b/>
          <w:bCs/>
          <w:sz w:val="24"/>
        </w:rPr>
        <w:t>roblem 3-1.</w:t>
      </w:r>
      <w:r w:rsidR="00DC0EB4">
        <w:rPr>
          <w:b/>
          <w:bCs/>
          <w:sz w:val="24"/>
        </w:rPr>
        <w:t xml:space="preserve"> (</w:t>
      </w:r>
      <w:r w:rsidR="00A05377">
        <w:rPr>
          <w:b/>
          <w:bCs/>
          <w:sz w:val="24"/>
        </w:rPr>
        <w:t>10</w:t>
      </w:r>
      <w:r w:rsidR="00DC0EB4">
        <w:rPr>
          <w:b/>
          <w:bCs/>
          <w:sz w:val="24"/>
        </w:rPr>
        <w:t xml:space="preserve"> points)</w:t>
      </w:r>
    </w:p>
    <w:p w14:paraId="4B955A91" w14:textId="5D2A037D" w:rsidR="002F55F7" w:rsidRDefault="002F55F7" w:rsidP="00E03DF8">
      <w:r>
        <w:rPr>
          <w:rFonts w:hint="eastAsia"/>
        </w:rPr>
        <w:t>C</w:t>
      </w:r>
      <w:r>
        <w:t>alculate the total number of block operations where M=16,</w:t>
      </w:r>
      <w:r w:rsidR="0079186E">
        <w:t xml:space="preserve"> and</w:t>
      </w:r>
      <w:r>
        <w:t xml:space="preserve"> V=8.</w:t>
      </w:r>
    </w:p>
    <w:p w14:paraId="349EE804" w14:textId="59E4D857" w:rsidR="001C7CE0" w:rsidRDefault="001C7CE0" w:rsidP="00E03DF8">
      <w:r>
        <w:rPr>
          <w:rFonts w:hint="eastAsia"/>
        </w:rPr>
        <w:t>(</w:t>
      </w:r>
      <w:r w:rsidR="00C32F3E">
        <w:t xml:space="preserve">Note that </w:t>
      </w:r>
      <w:r>
        <w:t xml:space="preserve">M is the number of PEs in PE array, </w:t>
      </w:r>
      <w:r w:rsidR="0078034D">
        <w:t xml:space="preserve">and </w:t>
      </w:r>
      <w:r>
        <w:t>V is the</w:t>
      </w:r>
      <w:r w:rsidR="00E94FBF">
        <w:t xml:space="preserve"> number of </w:t>
      </w:r>
      <w:r w:rsidR="00515BC8">
        <w:t>elements in input vector</w:t>
      </w:r>
      <w:r>
        <w:t>)</w:t>
      </w:r>
    </w:p>
    <w:p w14:paraId="082A90D4" w14:textId="17E10F65" w:rsidR="003E2B80" w:rsidRDefault="003E2B80" w:rsidP="00E03DF8">
      <w:pPr>
        <w:rPr>
          <w:color w:val="FF0000"/>
        </w:rPr>
      </w:pPr>
    </w:p>
    <w:p w14:paraId="024AD564" w14:textId="77777777" w:rsidR="00581520" w:rsidRDefault="00581520" w:rsidP="00581520">
      <w:pPr>
        <w:rPr>
          <w:color w:val="FF0000"/>
        </w:rPr>
      </w:pPr>
      <w:r>
        <w:rPr>
          <w:color w:val="FF0000"/>
        </w:rPr>
        <w:t>[</w:t>
      </w:r>
      <w:r w:rsidRPr="00A743D7">
        <w:rPr>
          <w:color w:val="FF0000"/>
        </w:rPr>
        <w:t>Answer</w:t>
      </w:r>
      <w:r>
        <w:rPr>
          <w:color w:val="FF0000"/>
        </w:rPr>
        <w:t>]</w:t>
      </w:r>
    </w:p>
    <w:p w14:paraId="0BE907F7" w14:textId="0F0F9A55" w:rsidR="00581520" w:rsidRDefault="00581520" w:rsidP="00581520">
      <w:pPr>
        <w:rPr>
          <w:color w:val="FF0000"/>
        </w:rPr>
      </w:pPr>
      <w:r>
        <w:rPr>
          <w:rFonts w:hint="eastAsia"/>
          <w:color w:val="FF0000"/>
        </w:rPr>
        <w:t>T</w:t>
      </w:r>
      <w:r>
        <w:rPr>
          <w:color w:val="FF0000"/>
        </w:rPr>
        <w:t>otal = 12731 = 1352 + 9196 + 2178 + 5</w:t>
      </w:r>
    </w:p>
    <w:p w14:paraId="64A05DB5" w14:textId="58E5FD2A" w:rsidR="00581520" w:rsidRPr="002A0CEB" w:rsidRDefault="00581520" w:rsidP="00581520">
      <w:pPr>
        <w:rPr>
          <w:b/>
          <w:i/>
          <w:color w:val="385623" w:themeColor="accent6" w:themeShade="80"/>
          <w:u w:val="single"/>
        </w:rPr>
      </w:pPr>
      <w:r w:rsidRPr="002A0CEB">
        <w:rPr>
          <w:rFonts w:hint="eastAsia"/>
          <w:b/>
          <w:i/>
          <w:color w:val="385623" w:themeColor="accent6" w:themeShade="80"/>
          <w:u w:val="single"/>
        </w:rPr>
        <w:t>&lt;L</w:t>
      </w:r>
      <w:r w:rsidRPr="002A0CEB">
        <w:rPr>
          <w:b/>
          <w:i/>
          <w:color w:val="385623" w:themeColor="accent6" w:themeShade="80"/>
          <w:u w:val="single"/>
        </w:rPr>
        <w:t>ayer</w:t>
      </w:r>
      <w:r w:rsidRPr="002A0CEB">
        <w:rPr>
          <w:rFonts w:hint="eastAsia"/>
          <w:b/>
          <w:i/>
          <w:color w:val="385623" w:themeColor="accent6" w:themeShade="80"/>
          <w:u w:val="single"/>
        </w:rPr>
        <w:t>별로</w:t>
      </w:r>
      <w:r w:rsidRPr="002A0CEB">
        <w:rPr>
          <w:rFonts w:hint="eastAsia"/>
          <w:b/>
          <w:i/>
          <w:color w:val="385623" w:themeColor="accent6" w:themeShade="80"/>
          <w:u w:val="single"/>
        </w:rPr>
        <w:t xml:space="preserve"> </w:t>
      </w:r>
      <w:r w:rsidRPr="002A0CEB">
        <w:rPr>
          <w:b/>
          <w:i/>
          <w:color w:val="385623" w:themeColor="accent6" w:themeShade="80"/>
          <w:u w:val="single"/>
        </w:rPr>
        <w:t xml:space="preserve">Calculation </w:t>
      </w:r>
      <w:r w:rsidRPr="002A0CEB">
        <w:rPr>
          <w:rFonts w:hint="eastAsia"/>
          <w:b/>
          <w:i/>
          <w:color w:val="385623" w:themeColor="accent6" w:themeShade="80"/>
          <w:u w:val="single"/>
        </w:rPr>
        <w:t>맞으면</w:t>
      </w:r>
      <w:r w:rsidRPr="002A0CEB">
        <w:rPr>
          <w:rFonts w:hint="eastAsia"/>
          <w:b/>
          <w:i/>
          <w:color w:val="385623" w:themeColor="accent6" w:themeShade="80"/>
          <w:u w:val="single"/>
        </w:rPr>
        <w:t xml:space="preserve"> </w:t>
      </w:r>
      <w:r w:rsidRPr="002A0CEB">
        <w:rPr>
          <w:rFonts w:hint="eastAsia"/>
          <w:b/>
          <w:i/>
          <w:color w:val="385623" w:themeColor="accent6" w:themeShade="80"/>
          <w:u w:val="single"/>
        </w:rPr>
        <w:t>각</w:t>
      </w:r>
      <w:r w:rsidRPr="002A0CEB">
        <w:rPr>
          <w:rFonts w:hint="eastAsia"/>
          <w:b/>
          <w:i/>
          <w:color w:val="385623" w:themeColor="accent6" w:themeShade="80"/>
          <w:u w:val="single"/>
        </w:rPr>
        <w:t xml:space="preserve"> </w:t>
      </w:r>
      <w:r w:rsidRPr="002A0CEB">
        <w:rPr>
          <w:b/>
          <w:i/>
          <w:color w:val="385623" w:themeColor="accent6" w:themeShade="80"/>
          <w:u w:val="single"/>
        </w:rPr>
        <w:t>2</w:t>
      </w:r>
      <w:r w:rsidRPr="002A0CEB">
        <w:rPr>
          <w:rFonts w:hint="eastAsia"/>
          <w:b/>
          <w:i/>
          <w:color w:val="385623" w:themeColor="accent6" w:themeShade="80"/>
          <w:u w:val="single"/>
        </w:rPr>
        <w:t>점씩</w:t>
      </w:r>
      <w:r w:rsidRPr="002A0CEB">
        <w:rPr>
          <w:rFonts w:hint="eastAsia"/>
          <w:b/>
          <w:i/>
          <w:color w:val="385623" w:themeColor="accent6" w:themeShade="80"/>
          <w:u w:val="single"/>
        </w:rPr>
        <w:t>,</w:t>
      </w:r>
      <w:r w:rsidRPr="002A0CEB">
        <w:rPr>
          <w:b/>
          <w:i/>
          <w:color w:val="385623" w:themeColor="accent6" w:themeShade="80"/>
          <w:u w:val="single"/>
        </w:rPr>
        <w:t xml:space="preserve"> </w:t>
      </w:r>
      <w:r w:rsidRPr="002A0CEB">
        <w:rPr>
          <w:rFonts w:hint="eastAsia"/>
          <w:b/>
          <w:i/>
          <w:color w:val="385623" w:themeColor="accent6" w:themeShade="80"/>
          <w:u w:val="single"/>
        </w:rPr>
        <w:t>모두</w:t>
      </w:r>
      <w:r w:rsidRPr="002A0CEB">
        <w:rPr>
          <w:rFonts w:hint="eastAsia"/>
          <w:b/>
          <w:i/>
          <w:color w:val="385623" w:themeColor="accent6" w:themeShade="80"/>
          <w:u w:val="single"/>
        </w:rPr>
        <w:t xml:space="preserve"> </w:t>
      </w:r>
      <w:r w:rsidRPr="002A0CEB">
        <w:rPr>
          <w:rFonts w:hint="eastAsia"/>
          <w:b/>
          <w:i/>
          <w:color w:val="385623" w:themeColor="accent6" w:themeShade="80"/>
          <w:u w:val="single"/>
        </w:rPr>
        <w:t>맞으면</w:t>
      </w:r>
      <w:r w:rsidRPr="002A0CEB">
        <w:rPr>
          <w:rFonts w:hint="eastAsia"/>
          <w:b/>
          <w:i/>
          <w:color w:val="385623" w:themeColor="accent6" w:themeShade="80"/>
          <w:u w:val="single"/>
        </w:rPr>
        <w:t xml:space="preserve"> </w:t>
      </w:r>
      <w:r w:rsidRPr="002A0CEB">
        <w:rPr>
          <w:b/>
          <w:i/>
          <w:color w:val="385623" w:themeColor="accent6" w:themeShade="80"/>
          <w:u w:val="single"/>
        </w:rPr>
        <w:t>10</w:t>
      </w:r>
      <w:r w:rsidRPr="002A0CEB">
        <w:rPr>
          <w:rFonts w:hint="eastAsia"/>
          <w:b/>
          <w:i/>
          <w:color w:val="385623" w:themeColor="accent6" w:themeShade="80"/>
          <w:u w:val="single"/>
        </w:rPr>
        <w:t>점</w:t>
      </w:r>
      <w:r w:rsidRPr="002A0CEB">
        <w:rPr>
          <w:rFonts w:hint="eastAsia"/>
          <w:b/>
          <w:i/>
          <w:color w:val="385623" w:themeColor="accent6" w:themeShade="80"/>
          <w:u w:val="single"/>
        </w:rPr>
        <w:t>&gt;</w:t>
      </w:r>
    </w:p>
    <w:p w14:paraId="30184DAA" w14:textId="12A2D28C" w:rsidR="003E2B80" w:rsidRDefault="00581520" w:rsidP="00E03DF8">
      <w:pPr>
        <w:rPr>
          <w:color w:val="FF0000"/>
        </w:rPr>
      </w:pPr>
      <w:r>
        <w:rPr>
          <w:noProof/>
          <w:color w:val="FF0000"/>
        </w:rPr>
        <w:drawing>
          <wp:inline distT="0" distB="0" distL="0" distR="0" wp14:anchorId="0B73F4F8" wp14:editId="7A8972BB">
            <wp:extent cx="4639283" cy="3570051"/>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68.png"/>
                    <pic:cNvPicPr/>
                  </pic:nvPicPr>
                  <pic:blipFill rotWithShape="1">
                    <a:blip r:embed="rId11" cstate="print">
                      <a:extLst>
                        <a:ext uri="{28A0092B-C50C-407E-A947-70E740481C1C}">
                          <a14:useLocalDpi xmlns:a14="http://schemas.microsoft.com/office/drawing/2010/main" val="0"/>
                        </a:ext>
                      </a:extLst>
                    </a:blip>
                    <a:srcRect l="9506" t="14717" r="9534" b="2172"/>
                    <a:stretch/>
                  </pic:blipFill>
                  <pic:spPr bwMode="auto">
                    <a:xfrm>
                      <a:off x="0" y="0"/>
                      <a:ext cx="4640292" cy="3570828"/>
                    </a:xfrm>
                    <a:prstGeom prst="rect">
                      <a:avLst/>
                    </a:prstGeom>
                    <a:ln>
                      <a:noFill/>
                    </a:ln>
                    <a:extLst>
                      <a:ext uri="{53640926-AAD7-44D8-BBD7-CCE9431645EC}">
                        <a14:shadowObscured xmlns:a14="http://schemas.microsoft.com/office/drawing/2010/main"/>
                      </a:ext>
                    </a:extLst>
                  </pic:spPr>
                </pic:pic>
              </a:graphicData>
            </a:graphic>
          </wp:inline>
        </w:drawing>
      </w:r>
    </w:p>
    <w:p w14:paraId="3D48F5A1" w14:textId="77777777" w:rsidR="00515BC8" w:rsidRDefault="00515BC8" w:rsidP="00E03DF8">
      <w:pPr>
        <w:rPr>
          <w:b/>
          <w:bCs/>
          <w:sz w:val="24"/>
        </w:rPr>
      </w:pPr>
    </w:p>
    <w:p w14:paraId="5B305BFA" w14:textId="71C8BEB4" w:rsidR="00A743D7" w:rsidRPr="008A0C19" w:rsidRDefault="008A0C19" w:rsidP="00E03DF8">
      <w:pPr>
        <w:rPr>
          <w:b/>
          <w:bCs/>
          <w:sz w:val="24"/>
        </w:rPr>
      </w:pPr>
      <w:r w:rsidRPr="008A0C19">
        <w:rPr>
          <w:rFonts w:hint="eastAsia"/>
          <w:b/>
          <w:bCs/>
          <w:sz w:val="24"/>
        </w:rPr>
        <w:t>P</w:t>
      </w:r>
      <w:r w:rsidRPr="008A0C19">
        <w:rPr>
          <w:b/>
          <w:bCs/>
          <w:sz w:val="24"/>
        </w:rPr>
        <w:t>roblem 3-2.</w:t>
      </w:r>
      <w:r w:rsidR="00DC0EB4">
        <w:rPr>
          <w:b/>
          <w:bCs/>
          <w:sz w:val="24"/>
        </w:rPr>
        <w:t xml:space="preserve"> (</w:t>
      </w:r>
      <w:r w:rsidR="00A05377">
        <w:rPr>
          <w:b/>
          <w:bCs/>
          <w:sz w:val="24"/>
        </w:rPr>
        <w:t>10</w:t>
      </w:r>
      <w:r w:rsidR="00DC0EB4">
        <w:rPr>
          <w:b/>
          <w:bCs/>
          <w:sz w:val="24"/>
        </w:rPr>
        <w:t xml:space="preserve"> points)</w:t>
      </w:r>
    </w:p>
    <w:p w14:paraId="694562CE" w14:textId="1FC1374F" w:rsidR="008A0C19" w:rsidRDefault="008A0C19" w:rsidP="00E03DF8">
      <w:r>
        <w:t xml:space="preserve">Total number of block operations is </w:t>
      </w:r>
      <w:r w:rsidR="00E559BA">
        <w:t xml:space="preserve">the </w:t>
      </w:r>
      <w:r>
        <w:t xml:space="preserve">same </w:t>
      </w:r>
      <w:r w:rsidR="00E559BA">
        <w:t>in both cases of</w:t>
      </w:r>
      <w:r>
        <w:t xml:space="preserve"> M=16, V=8 and M=8, V=16.</w:t>
      </w:r>
    </w:p>
    <w:p w14:paraId="25EC6E1A" w14:textId="7D533224" w:rsidR="008A0C19" w:rsidRDefault="008A0C19" w:rsidP="00E03DF8">
      <w:r>
        <w:t>Answer TRUE or FALSE, and explain why.</w:t>
      </w:r>
    </w:p>
    <w:p w14:paraId="0906DF1B" w14:textId="3976C790" w:rsidR="00E94FBF" w:rsidRPr="001E6A64" w:rsidRDefault="001E6A64" w:rsidP="00E94FBF">
      <w:r>
        <w:rPr>
          <w:rFonts w:hint="eastAsia"/>
        </w:rPr>
        <w:t>(</w:t>
      </w:r>
      <w:r>
        <w:t xml:space="preserve">Note that M is the number of PEs in PE array, </w:t>
      </w:r>
      <w:r w:rsidR="0078034D">
        <w:t xml:space="preserve">and </w:t>
      </w:r>
      <w:r>
        <w:t xml:space="preserve">V is the number </w:t>
      </w:r>
      <w:r w:rsidR="00515BC8">
        <w:t>elements in input vector</w:t>
      </w:r>
      <w:r>
        <w:t>)</w:t>
      </w:r>
    </w:p>
    <w:p w14:paraId="7A48992F" w14:textId="77777777" w:rsidR="008A0C19" w:rsidRDefault="008A0C19" w:rsidP="00E03DF8"/>
    <w:p w14:paraId="65EB6FF6" w14:textId="77777777" w:rsidR="00581520" w:rsidRDefault="00581520" w:rsidP="00581520">
      <w:pPr>
        <w:rPr>
          <w:color w:val="FF0000"/>
        </w:rPr>
      </w:pPr>
      <w:r w:rsidRPr="008A0C19">
        <w:rPr>
          <w:rFonts w:hint="eastAsia"/>
          <w:color w:val="FF0000"/>
        </w:rPr>
        <w:t>[</w:t>
      </w:r>
      <w:r w:rsidRPr="008A0C19">
        <w:rPr>
          <w:color w:val="FF0000"/>
        </w:rPr>
        <w:t>Answer]</w:t>
      </w:r>
    </w:p>
    <w:p w14:paraId="14331034" w14:textId="77777777" w:rsidR="00581520" w:rsidRDefault="00581520" w:rsidP="00581520">
      <w:pPr>
        <w:rPr>
          <w:color w:val="FF0000"/>
        </w:rPr>
      </w:pPr>
      <w:r>
        <w:rPr>
          <w:rFonts w:hint="eastAsia"/>
          <w:color w:val="FF0000"/>
        </w:rPr>
        <w:t>F</w:t>
      </w:r>
      <w:r>
        <w:rPr>
          <w:color w:val="FF0000"/>
        </w:rPr>
        <w:t>ALSE</w:t>
      </w:r>
    </w:p>
    <w:p w14:paraId="06015A95" w14:textId="2675E043" w:rsidR="00581520" w:rsidRDefault="00581520" w:rsidP="00581520">
      <w:pPr>
        <w:rPr>
          <w:color w:val="FF0000"/>
        </w:rPr>
      </w:pPr>
      <w:r>
        <w:rPr>
          <w:rFonts w:hint="eastAsia"/>
          <w:color w:val="FF0000"/>
        </w:rPr>
        <w:lastRenderedPageBreak/>
        <w:t>M</w:t>
      </w:r>
      <w:r>
        <w:rPr>
          <w:color w:val="FF0000"/>
        </w:rPr>
        <w:t>=8, V=16 total = 12177 = 676 + 9680 + 1815 + 6</w:t>
      </w:r>
    </w:p>
    <w:p w14:paraId="6BC29A28" w14:textId="23A0DC0E" w:rsidR="00930822" w:rsidRDefault="00581520" w:rsidP="00581520">
      <w:pPr>
        <w:rPr>
          <w:b/>
          <w:i/>
          <w:color w:val="385623" w:themeColor="accent6" w:themeShade="80"/>
          <w:u w:val="single"/>
        </w:rPr>
      </w:pPr>
      <w:r w:rsidRPr="002A0CEB">
        <w:rPr>
          <w:rFonts w:hint="eastAsia"/>
          <w:b/>
          <w:i/>
          <w:color w:val="385623" w:themeColor="accent6" w:themeShade="80"/>
          <w:u w:val="single"/>
        </w:rPr>
        <w:t>&lt;</w:t>
      </w:r>
      <w:r w:rsidR="00463174">
        <w:rPr>
          <w:rFonts w:hint="eastAsia"/>
          <w:b/>
          <w:i/>
          <w:color w:val="385623" w:themeColor="accent6" w:themeShade="80"/>
          <w:u w:val="single"/>
        </w:rPr>
        <w:t>T</w:t>
      </w:r>
      <w:r w:rsidR="00463174">
        <w:rPr>
          <w:b/>
          <w:i/>
          <w:color w:val="385623" w:themeColor="accent6" w:themeShade="80"/>
          <w:u w:val="single"/>
        </w:rPr>
        <w:t xml:space="preserve">RUE FALSE </w:t>
      </w:r>
      <w:r w:rsidR="00463174">
        <w:rPr>
          <w:rFonts w:hint="eastAsia"/>
          <w:b/>
          <w:i/>
          <w:color w:val="385623" w:themeColor="accent6" w:themeShade="80"/>
          <w:u w:val="single"/>
        </w:rPr>
        <w:t>맞으면</w:t>
      </w:r>
      <w:r w:rsidR="00463174">
        <w:rPr>
          <w:rFonts w:hint="eastAsia"/>
          <w:b/>
          <w:i/>
          <w:color w:val="385623" w:themeColor="accent6" w:themeShade="80"/>
          <w:u w:val="single"/>
        </w:rPr>
        <w:t xml:space="preserve"> </w:t>
      </w:r>
      <w:r w:rsidR="00930822">
        <w:rPr>
          <w:b/>
          <w:i/>
          <w:color w:val="385623" w:themeColor="accent6" w:themeShade="80"/>
          <w:u w:val="single"/>
        </w:rPr>
        <w:t>5</w:t>
      </w:r>
      <w:r w:rsidR="00463174">
        <w:rPr>
          <w:rFonts w:hint="eastAsia"/>
          <w:b/>
          <w:i/>
          <w:color w:val="385623" w:themeColor="accent6" w:themeShade="80"/>
          <w:u w:val="single"/>
        </w:rPr>
        <w:t>점</w:t>
      </w:r>
      <w:r w:rsidR="00463174">
        <w:rPr>
          <w:rFonts w:hint="eastAsia"/>
          <w:b/>
          <w:i/>
          <w:color w:val="385623" w:themeColor="accent6" w:themeShade="80"/>
          <w:u w:val="single"/>
        </w:rPr>
        <w:t>,</w:t>
      </w:r>
    </w:p>
    <w:p w14:paraId="13292DC7" w14:textId="4FA58308" w:rsidR="00581520" w:rsidRPr="002A0CEB" w:rsidRDefault="00581520" w:rsidP="00581520">
      <w:pPr>
        <w:rPr>
          <w:b/>
          <w:i/>
          <w:color w:val="385623" w:themeColor="accent6" w:themeShade="80"/>
          <w:u w:val="single"/>
        </w:rPr>
      </w:pPr>
      <w:r w:rsidRPr="002A0CEB">
        <w:rPr>
          <w:rFonts w:hint="eastAsia"/>
          <w:b/>
          <w:i/>
          <w:color w:val="385623" w:themeColor="accent6" w:themeShade="80"/>
          <w:u w:val="single"/>
        </w:rPr>
        <w:t>&gt;</w:t>
      </w:r>
    </w:p>
    <w:p w14:paraId="466069D2" w14:textId="11163C97" w:rsidR="00B66F05" w:rsidRPr="00581520" w:rsidRDefault="00581520" w:rsidP="00E03DF8">
      <w:r>
        <w:rPr>
          <w:noProof/>
          <w:color w:val="FF0000"/>
        </w:rPr>
        <w:drawing>
          <wp:inline distT="0" distB="0" distL="0" distR="0" wp14:anchorId="1D1F23C8" wp14:editId="4EAC689A">
            <wp:extent cx="4629150" cy="3530825"/>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16.png"/>
                    <pic:cNvPicPr/>
                  </pic:nvPicPr>
                  <pic:blipFill rotWithShape="1">
                    <a:blip r:embed="rId12" cstate="print">
                      <a:extLst>
                        <a:ext uri="{28A0092B-C50C-407E-A947-70E740481C1C}">
                          <a14:useLocalDpi xmlns:a14="http://schemas.microsoft.com/office/drawing/2010/main" val="0"/>
                        </a:ext>
                      </a:extLst>
                    </a:blip>
                    <a:srcRect l="9676" t="15623" r="9529" b="2167"/>
                    <a:stretch/>
                  </pic:blipFill>
                  <pic:spPr bwMode="auto">
                    <a:xfrm>
                      <a:off x="0" y="0"/>
                      <a:ext cx="4630819" cy="3532098"/>
                    </a:xfrm>
                    <a:prstGeom prst="rect">
                      <a:avLst/>
                    </a:prstGeom>
                    <a:ln>
                      <a:noFill/>
                    </a:ln>
                    <a:extLst>
                      <a:ext uri="{53640926-AAD7-44D8-BBD7-CCE9431645EC}">
                        <a14:shadowObscured xmlns:a14="http://schemas.microsoft.com/office/drawing/2010/main"/>
                      </a:ext>
                    </a:extLst>
                  </pic:spPr>
                </pic:pic>
              </a:graphicData>
            </a:graphic>
          </wp:inline>
        </w:drawing>
      </w:r>
    </w:p>
    <w:p w14:paraId="2C984AB9" w14:textId="77777777" w:rsidR="00515BC8" w:rsidRDefault="00515BC8" w:rsidP="00E03DF8">
      <w:pPr>
        <w:rPr>
          <w:b/>
          <w:bCs/>
          <w:sz w:val="28"/>
          <w:szCs w:val="28"/>
        </w:rPr>
      </w:pPr>
    </w:p>
    <w:p w14:paraId="571B814D" w14:textId="50356CB5" w:rsidR="00A743D7" w:rsidRPr="00B66F05" w:rsidRDefault="00A743D7" w:rsidP="00E03DF8">
      <w:pPr>
        <w:rPr>
          <w:b/>
          <w:bCs/>
          <w:sz w:val="28"/>
          <w:szCs w:val="28"/>
        </w:rPr>
      </w:pPr>
      <w:r w:rsidRPr="00B66F05">
        <w:rPr>
          <w:rFonts w:hint="eastAsia"/>
          <w:b/>
          <w:bCs/>
          <w:sz w:val="28"/>
          <w:szCs w:val="28"/>
        </w:rPr>
        <w:t>Q</w:t>
      </w:r>
      <w:r w:rsidRPr="00B66F05">
        <w:rPr>
          <w:b/>
          <w:bCs/>
          <w:sz w:val="28"/>
          <w:szCs w:val="28"/>
        </w:rPr>
        <w:t>4. (Matrix-vector Multiplication in Hardware)</w:t>
      </w:r>
      <w:r w:rsidR="00124BC8">
        <w:rPr>
          <w:b/>
          <w:bCs/>
          <w:sz w:val="28"/>
          <w:szCs w:val="28"/>
        </w:rPr>
        <w:t xml:space="preserve"> (</w:t>
      </w:r>
      <w:r w:rsidR="00A05377">
        <w:rPr>
          <w:b/>
          <w:bCs/>
          <w:sz w:val="28"/>
          <w:szCs w:val="28"/>
        </w:rPr>
        <w:t>20</w:t>
      </w:r>
      <w:r w:rsidR="00124BC8">
        <w:rPr>
          <w:b/>
          <w:bCs/>
          <w:sz w:val="28"/>
          <w:szCs w:val="28"/>
        </w:rPr>
        <w:t xml:space="preserve"> points)</w:t>
      </w:r>
    </w:p>
    <w:p w14:paraId="070A5526" w14:textId="3B70F92C" w:rsidR="0058279C" w:rsidRDefault="002B463D" w:rsidP="00514551">
      <w:r>
        <w:rPr>
          <w:rFonts w:hint="eastAsia"/>
        </w:rPr>
        <w:t>T</w:t>
      </w:r>
      <w:r>
        <w:t>he following figure</w:t>
      </w:r>
      <w:r w:rsidR="00E559BA">
        <w:t xml:space="preserve"> </w:t>
      </w:r>
      <w:r>
        <w:t xml:space="preserve">(left) shows a tile-based matrix-matrix multiplication. Assume that we use </w:t>
      </w:r>
      <w:r w:rsidR="00F5374F">
        <w:t>M</w:t>
      </w:r>
      <w:r w:rsidR="00DB65BB">
        <w:t>x</w:t>
      </w:r>
      <w:r w:rsidR="00F5374F">
        <w:t>V</w:t>
      </w:r>
      <w:r>
        <w:t xml:space="preserve"> weight tile and </w:t>
      </w:r>
      <w:r w:rsidR="00F5374F">
        <w:t>V</w:t>
      </w:r>
      <w:r w:rsidR="00DB65BB">
        <w:t>x1</w:t>
      </w:r>
      <w:r>
        <w:t xml:space="preserve"> input tile.</w:t>
      </w:r>
      <w:r w:rsidR="00621E5C">
        <w:rPr>
          <w:rFonts w:hint="eastAsia"/>
        </w:rPr>
        <w:t xml:space="preserve"> </w:t>
      </w:r>
      <w:r>
        <w:rPr>
          <w:rFonts w:hint="eastAsia"/>
        </w:rPr>
        <w:t>A</w:t>
      </w:r>
      <w:r>
        <w:t>ssume that we use our accelerator shown in the following figure (right). The figure shows the number of execution cycles on each operation for the multiplication of a weight tile and an input tile.</w:t>
      </w:r>
      <w:r w:rsidR="004D19D9">
        <w:rPr>
          <w:rFonts w:hint="eastAsia"/>
        </w:rPr>
        <w:t xml:space="preserve"> </w:t>
      </w:r>
      <w:r w:rsidR="00514551">
        <w:t>The communication (for the transfer of a</w:t>
      </w:r>
      <w:r w:rsidR="00B07F8B">
        <w:t xml:space="preserve"> </w:t>
      </w:r>
      <w:r w:rsidR="008C0EBD">
        <w:t xml:space="preserve">pair </w:t>
      </w:r>
      <w:r w:rsidR="00B07F8B">
        <w:t>of weight</w:t>
      </w:r>
      <w:r w:rsidR="008C0EBD">
        <w:t xml:space="preserve"> (</w:t>
      </w:r>
      <w:r w:rsidR="00F5374F">
        <w:t>M</w:t>
      </w:r>
      <w:r w:rsidR="008C0EBD">
        <w:t>x</w:t>
      </w:r>
      <w:r w:rsidR="00F5374F">
        <w:t>V</w:t>
      </w:r>
      <w:r w:rsidR="008C0EBD">
        <w:t>)</w:t>
      </w:r>
      <w:r w:rsidR="00B07F8B">
        <w:t xml:space="preserve"> </w:t>
      </w:r>
      <w:r w:rsidR="00AB2174">
        <w:t>and</w:t>
      </w:r>
      <w:r w:rsidR="00B07F8B">
        <w:t xml:space="preserve"> input</w:t>
      </w:r>
      <w:r w:rsidR="008C0EBD">
        <w:t xml:space="preserve"> </w:t>
      </w:r>
      <w:r w:rsidR="00AB2174">
        <w:t xml:space="preserve">tiles </w:t>
      </w:r>
      <w:r w:rsidR="008C0EBD">
        <w:t>(</w:t>
      </w:r>
      <w:r w:rsidR="00F5374F">
        <w:t>V</w:t>
      </w:r>
      <w:r w:rsidR="008C0EBD">
        <w:t>x1)</w:t>
      </w:r>
      <w:r w:rsidR="00514551">
        <w:t>) from CPU to the FPGA memory (BRAM) of MV accelerator takes C</w:t>
      </w:r>
      <w:r w:rsidR="004D19D9">
        <w:t>,</w:t>
      </w:r>
      <w:r w:rsidR="00E559BA">
        <w:rPr>
          <w:rFonts w:hint="eastAsia"/>
        </w:rPr>
        <w:t xml:space="preserve"> </w:t>
      </w:r>
      <w:r w:rsidR="00E559BA">
        <w:t xml:space="preserve">and </w:t>
      </w:r>
      <w:r w:rsidR="004D19D9">
        <w:t>D</w:t>
      </w:r>
      <w:r w:rsidR="00F40BC6">
        <w:t xml:space="preserve"> </w:t>
      </w:r>
      <w:r w:rsidR="00514551">
        <w:t>cycles</w:t>
      </w:r>
      <w:r w:rsidR="004D19D9">
        <w:t xml:space="preserve"> each</w:t>
      </w:r>
      <w:r w:rsidR="009F66F1">
        <w:t>, which gives C+D cycles for the transfer of a pair of weight (</w:t>
      </w:r>
      <w:r w:rsidR="00F5374F">
        <w:t>M</w:t>
      </w:r>
      <w:r w:rsidR="009F66F1">
        <w:t>x</w:t>
      </w:r>
      <w:r w:rsidR="00F5374F">
        <w:t>V</w:t>
      </w:r>
      <w:r w:rsidR="009F66F1">
        <w:t>) and input (</w:t>
      </w:r>
      <w:r w:rsidR="00F5374F">
        <w:t>V</w:t>
      </w:r>
      <w:r w:rsidR="009F66F1">
        <w:t>x1)</w:t>
      </w:r>
      <w:r w:rsidR="00621E5C">
        <w:rPr>
          <w:rFonts w:hint="eastAsia"/>
        </w:rPr>
        <w:t xml:space="preserve"> </w:t>
      </w:r>
      <w:r w:rsidR="00621E5C">
        <w:t>tiles</w:t>
      </w:r>
      <w:r w:rsidR="00514551">
        <w:t>.</w:t>
      </w:r>
      <w:r w:rsidR="004D19D9">
        <w:rPr>
          <w:rFonts w:hint="eastAsia"/>
        </w:rPr>
        <w:t xml:space="preserve"> </w:t>
      </w:r>
      <w:r w:rsidR="00514551">
        <w:t>Weight transfer from the FPGA memory</w:t>
      </w:r>
      <w:r w:rsidR="00621E5C">
        <w:rPr>
          <w:rFonts w:hint="eastAsia"/>
        </w:rPr>
        <w:t xml:space="preserve"> </w:t>
      </w:r>
      <w:r w:rsidR="00621E5C">
        <w:t>(BRAM)</w:t>
      </w:r>
      <w:r w:rsidR="00514551">
        <w:t xml:space="preserve"> to </w:t>
      </w:r>
      <w:r w:rsidR="00514551" w:rsidRPr="00515BC8">
        <w:rPr>
          <w:i/>
        </w:rPr>
        <w:t>each</w:t>
      </w:r>
      <w:r w:rsidR="00514551">
        <w:t xml:space="preserve"> PE buffer takes </w:t>
      </w:r>
      <w:r w:rsidR="00F5374F">
        <w:t>V</w:t>
      </w:r>
      <w:r w:rsidR="00514551">
        <w:t xml:space="preserve"> cycles, which gives </w:t>
      </w:r>
      <w:r w:rsidR="00F5374F">
        <w:t>M*V</w:t>
      </w:r>
      <w:r w:rsidR="00514551">
        <w:t xml:space="preserve"> cycles for the transfer of entire</w:t>
      </w:r>
      <w:r w:rsidR="00F5374F">
        <w:t xml:space="preserve"> MxV</w:t>
      </w:r>
      <w:r w:rsidR="00514551">
        <w:t xml:space="preserve"> weight tile from the FPGA memory to </w:t>
      </w:r>
      <w:r w:rsidR="00F5374F">
        <w:t>M</w:t>
      </w:r>
      <w:r w:rsidR="00514551">
        <w:t xml:space="preserve"> </w:t>
      </w:r>
      <w:r w:rsidR="00621E5C">
        <w:t>PE</w:t>
      </w:r>
      <w:r w:rsidR="00621E5C">
        <w:rPr>
          <w:rFonts w:hint="eastAsia"/>
        </w:rPr>
        <w:t xml:space="preserve"> </w:t>
      </w:r>
      <w:r w:rsidR="00514551">
        <w:t xml:space="preserve">buffers. Broadcast of input data from the FPGA memory to MAC units and computation takes </w:t>
      </w:r>
      <w:r w:rsidR="00F5374F">
        <w:t>V</w:t>
      </w:r>
      <w:r w:rsidR="00514551">
        <w:t xml:space="preserve"> cycles to consume a </w:t>
      </w:r>
      <w:r w:rsidR="00F5374F">
        <w:t>Vx1</w:t>
      </w:r>
      <w:r w:rsidR="00514551">
        <w:t xml:space="preserve"> input tile.</w:t>
      </w:r>
    </w:p>
    <w:p w14:paraId="6FA8D216" w14:textId="3E380ABB" w:rsidR="00621E5C" w:rsidRPr="002B463D" w:rsidRDefault="00E96723" w:rsidP="00514551">
      <w:r>
        <w:t>The dimensions</w:t>
      </w:r>
      <w:r w:rsidR="00514551">
        <w:t xml:space="preserve"> of weight (W), input (X), and result (R) matrices </w:t>
      </w:r>
      <w:r>
        <w:t>are</w:t>
      </w:r>
      <w:r w:rsidR="00514551">
        <w:t xml:space="preserve"> </w:t>
      </w:r>
      <w:r w:rsidR="00B9144D">
        <w:t>I</w:t>
      </w:r>
      <w:r w:rsidR="00514551">
        <w:t>x</w:t>
      </w:r>
      <w:r w:rsidR="00B9144D">
        <w:t>J</w:t>
      </w:r>
      <w:r w:rsidR="00DB65BB">
        <w:t xml:space="preserve">, </w:t>
      </w:r>
      <w:r w:rsidR="00B9144D">
        <w:t>J</w:t>
      </w:r>
      <w:r w:rsidR="00DB65BB">
        <w:t>x</w:t>
      </w:r>
      <w:r w:rsidR="00B9144D">
        <w:t>K</w:t>
      </w:r>
      <w:r w:rsidR="00DB65BB">
        <w:t xml:space="preserve">, </w:t>
      </w:r>
      <w:r w:rsidR="00E559BA">
        <w:t xml:space="preserve">and </w:t>
      </w:r>
      <w:r w:rsidR="00B9144D">
        <w:t>I</w:t>
      </w:r>
      <w:r w:rsidR="00DB65BB">
        <w:t>x</w:t>
      </w:r>
      <w:r w:rsidR="00B9144D">
        <w:t>K</w:t>
      </w:r>
      <w:r>
        <w:t>, respectively</w:t>
      </w:r>
      <w:r w:rsidR="00514551">
        <w:t>. We assume that</w:t>
      </w:r>
      <w:r w:rsidR="008C0EBD">
        <w:t xml:space="preserve"> </w:t>
      </w:r>
      <w:r w:rsidR="00B9144D">
        <w:t>J</w:t>
      </w:r>
      <w:r w:rsidR="00E4716F">
        <w:t xml:space="preserve"> is a multiple of </w:t>
      </w:r>
      <w:r w:rsidR="00B9144D">
        <w:t>V</w:t>
      </w:r>
      <w:r w:rsidR="008C0EBD">
        <w:t xml:space="preserve">, </w:t>
      </w:r>
      <w:r w:rsidR="00B9144D">
        <w:t>V</w:t>
      </w:r>
      <w:r w:rsidR="003546EE">
        <w:t xml:space="preserve"> is a multiple of </w:t>
      </w:r>
      <w:r w:rsidR="00B9144D">
        <w:t>M</w:t>
      </w:r>
      <w:r w:rsidR="003546EE">
        <w:t>,</w:t>
      </w:r>
      <w:r w:rsidR="00AF4BCE">
        <w:t xml:space="preserve"> </w:t>
      </w:r>
      <w:r>
        <w:t xml:space="preserve">and </w:t>
      </w:r>
      <w:r w:rsidR="00C26560">
        <w:t>C</w:t>
      </w:r>
      <w:r w:rsidR="00AF4BCE">
        <w:t xml:space="preserve"> is a multiple of </w:t>
      </w:r>
      <w:r w:rsidR="00B9144D">
        <w:t>M</w:t>
      </w:r>
      <w:r>
        <w:t>. R</w:t>
      </w:r>
      <w:r w:rsidR="00514551">
        <w:t>eturning the result from MV accelerator to CPU does not take any cycle.</w:t>
      </w:r>
    </w:p>
    <w:p w14:paraId="3CD61E85" w14:textId="77777777" w:rsidR="007D0C3B" w:rsidRPr="00E96723" w:rsidRDefault="007D0C3B" w:rsidP="00E03DF8"/>
    <w:p w14:paraId="7D5DB4E5" w14:textId="77777777" w:rsidR="007D0C3B" w:rsidRDefault="007D0C3B" w:rsidP="00E03DF8">
      <w:r>
        <w:rPr>
          <w:rFonts w:ascii="Times New Roman" w:eastAsia="Times New Roman" w:hAnsi="Times New Roman" w:cs="Times New Roman"/>
          <w:b/>
          <w:noProof/>
          <w:color w:val="00B0F0"/>
        </w:rPr>
        <w:drawing>
          <wp:inline distT="0" distB="0" distL="0" distR="0" wp14:anchorId="2C47F222" wp14:editId="5F20CBC8">
            <wp:extent cx="5731510" cy="1237498"/>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731510" cy="1237498"/>
                    </a:xfrm>
                    <a:prstGeom prst="rect">
                      <a:avLst/>
                    </a:prstGeom>
                    <a:ln/>
                  </pic:spPr>
                </pic:pic>
              </a:graphicData>
            </a:graphic>
          </wp:inline>
        </w:drawing>
      </w:r>
    </w:p>
    <w:p w14:paraId="0EF1BA91" w14:textId="77777777" w:rsidR="00A743D7" w:rsidRDefault="00A743D7" w:rsidP="00E03DF8"/>
    <w:p w14:paraId="6A8F0C70" w14:textId="1CE7860B" w:rsidR="007D0C3B" w:rsidRPr="00514551" w:rsidRDefault="00514551" w:rsidP="00E03DF8">
      <w:pPr>
        <w:rPr>
          <w:b/>
          <w:bCs/>
          <w:sz w:val="24"/>
        </w:rPr>
      </w:pPr>
      <w:r w:rsidRPr="00514551">
        <w:rPr>
          <w:rFonts w:hint="eastAsia"/>
          <w:b/>
          <w:bCs/>
          <w:sz w:val="24"/>
        </w:rPr>
        <w:t>P</w:t>
      </w:r>
      <w:r w:rsidRPr="00514551">
        <w:rPr>
          <w:b/>
          <w:bCs/>
          <w:sz w:val="24"/>
        </w:rPr>
        <w:t xml:space="preserve">roblem </w:t>
      </w:r>
      <w:r w:rsidR="003A6D55">
        <w:rPr>
          <w:b/>
          <w:bCs/>
          <w:sz w:val="24"/>
        </w:rPr>
        <w:t>4</w:t>
      </w:r>
      <w:r w:rsidRPr="00514551">
        <w:rPr>
          <w:b/>
          <w:bCs/>
          <w:sz w:val="24"/>
        </w:rPr>
        <w:t xml:space="preserve">-1. Case </w:t>
      </w:r>
      <w:r>
        <w:rPr>
          <w:b/>
          <w:bCs/>
          <w:sz w:val="24"/>
        </w:rPr>
        <w:t>(</w:t>
      </w:r>
      <w:r w:rsidRPr="00514551">
        <w:rPr>
          <w:b/>
          <w:bCs/>
          <w:sz w:val="24"/>
        </w:rPr>
        <w:t>A</w:t>
      </w:r>
      <w:r>
        <w:rPr>
          <w:b/>
          <w:bCs/>
          <w:sz w:val="24"/>
        </w:rPr>
        <w:t>)</w:t>
      </w:r>
      <w:r w:rsidR="000B02AF">
        <w:rPr>
          <w:b/>
          <w:bCs/>
          <w:sz w:val="24"/>
        </w:rPr>
        <w:t xml:space="preserve"> (</w:t>
      </w:r>
      <w:r w:rsidR="00A05377">
        <w:rPr>
          <w:b/>
          <w:bCs/>
          <w:sz w:val="24"/>
        </w:rPr>
        <w:t>8</w:t>
      </w:r>
      <w:r w:rsidR="000B02AF">
        <w:rPr>
          <w:b/>
          <w:bCs/>
          <w:sz w:val="24"/>
        </w:rPr>
        <w:t xml:space="preserve"> points)</w:t>
      </w:r>
    </w:p>
    <w:p w14:paraId="0CDD14A2" w14:textId="5CCC6662" w:rsidR="00514551" w:rsidRDefault="00E755C1" w:rsidP="00E03DF8">
      <w:r>
        <w:t>Calculate the total execution cycle of matrix multiplication of weight W and input X to obtain matrix R.</w:t>
      </w:r>
      <w:r w:rsidR="00DB65BB">
        <w:t xml:space="preserve"> (You can use / operator to express its </w:t>
      </w:r>
      <w:r w:rsidR="005D733C">
        <w:t>quotient, and use % operator to express its remainder.)</w:t>
      </w:r>
    </w:p>
    <w:p w14:paraId="677BDD94" w14:textId="77777777" w:rsidR="00A743D7" w:rsidRDefault="00A743D7" w:rsidP="00E03DF8">
      <w:pPr>
        <w:rPr>
          <w:color w:val="FF0000"/>
        </w:rPr>
      </w:pPr>
    </w:p>
    <w:p w14:paraId="564ADBDD" w14:textId="77777777" w:rsidR="007A6D44" w:rsidRDefault="007A6D44" w:rsidP="007A6D44">
      <w:pPr>
        <w:rPr>
          <w:color w:val="FF0000"/>
        </w:rPr>
      </w:pPr>
      <w:r>
        <w:rPr>
          <w:color w:val="FF0000"/>
        </w:rPr>
        <w:t>[</w:t>
      </w:r>
      <w:r w:rsidRPr="00A743D7">
        <w:rPr>
          <w:color w:val="FF0000"/>
        </w:rPr>
        <w:t>Answer</w:t>
      </w:r>
      <w:r>
        <w:rPr>
          <w:color w:val="FF0000"/>
        </w:rPr>
        <w:t>]</w:t>
      </w:r>
    </w:p>
    <w:p w14:paraId="10E19D75" w14:textId="77777777" w:rsidR="007A6D44" w:rsidRDefault="007A6D44" w:rsidP="007A6D44">
      <w:pPr>
        <w:rPr>
          <w:color w:val="FF0000"/>
        </w:rPr>
      </w:pPr>
      <w:r>
        <w:rPr>
          <w:color w:val="FF0000"/>
        </w:rPr>
        <w:t>Total execution cycles = ((P) * (M/Q) * (N/T)) * ((C+D) + (Q*T) + T)</w:t>
      </w:r>
    </w:p>
    <w:p w14:paraId="3A6241C2" w14:textId="77777777" w:rsidR="007A6D44" w:rsidRDefault="007A6D44" w:rsidP="007A6D44">
      <w:pPr>
        <w:rPr>
          <w:color w:val="0070C0"/>
        </w:rPr>
      </w:pPr>
      <w:r>
        <w:rPr>
          <w:rFonts w:hint="eastAsia"/>
          <w:color w:val="FF0000"/>
        </w:rPr>
        <w:lastRenderedPageBreak/>
        <w:t xml:space="preserve"> </w:t>
      </w:r>
      <w:r>
        <w:rPr>
          <w:color w:val="FF0000"/>
        </w:rPr>
        <w:t xml:space="preserve">                 </w:t>
      </w:r>
      <w:r w:rsidRPr="000B40F6">
        <w:rPr>
          <w:color w:val="0070C0"/>
        </w:rPr>
        <w:t>+ ((P) * (1) * (N/T)) * ((C*(M%Q)/Q + D) + (T*(M%Q)/Q) + T)</w:t>
      </w:r>
    </w:p>
    <w:p w14:paraId="6681886A" w14:textId="77777777" w:rsidR="007A6D44" w:rsidRDefault="007A6D44" w:rsidP="007A6D44">
      <w:pPr>
        <w:rPr>
          <w:color w:val="FF0000"/>
        </w:rPr>
      </w:pPr>
      <w:r>
        <w:rPr>
          <w:rFonts w:hint="eastAsia"/>
          <w:color w:val="FF0000"/>
        </w:rPr>
        <w:t>R</w:t>
      </w:r>
      <w:r>
        <w:rPr>
          <w:color w:val="FF0000"/>
        </w:rPr>
        <w:t>ed: Execution cycles for the quotient of weight matrix</w:t>
      </w:r>
    </w:p>
    <w:p w14:paraId="125B3BA7" w14:textId="77777777" w:rsidR="007A6D44" w:rsidRDefault="007A6D44" w:rsidP="007A6D44">
      <w:pPr>
        <w:rPr>
          <w:color w:val="FF0000"/>
        </w:rPr>
      </w:pPr>
      <w:r>
        <w:rPr>
          <w:rFonts w:hint="eastAsia"/>
          <w:color w:val="FF0000"/>
        </w:rPr>
        <w:t>E</w:t>
      </w:r>
      <w:r>
        <w:rPr>
          <w:color w:val="FF0000"/>
        </w:rPr>
        <w:t>ach weight tile is transferred P times and we have (M/Q) * (N/T) such weight tiles. Also we need (C+D) cycles for transferring a pair of weight tile and input tile from cpu to fpga, (Q*T) cycles for transferring a weight tile from bram to buffers, and T cycles for a input tile broadcasting and computing.</w:t>
      </w:r>
    </w:p>
    <w:p w14:paraId="510C33C8" w14:textId="77777777" w:rsidR="007A6D44" w:rsidRDefault="007A6D44" w:rsidP="007A6D44">
      <w:pPr>
        <w:rPr>
          <w:color w:val="0070C0"/>
        </w:rPr>
      </w:pPr>
      <w:r w:rsidRPr="00E15B2A">
        <w:rPr>
          <w:color w:val="0070C0"/>
        </w:rPr>
        <w:t>Blue:</w:t>
      </w:r>
      <w:r>
        <w:rPr>
          <w:color w:val="0070C0"/>
        </w:rPr>
        <w:t xml:space="preserve"> Execution cycles for the remainder of weight matrix</w:t>
      </w:r>
    </w:p>
    <w:p w14:paraId="5C2B6FBF" w14:textId="77777777" w:rsidR="007A6D44" w:rsidRPr="00E15B2A" w:rsidRDefault="007A6D44" w:rsidP="007A6D44">
      <w:pPr>
        <w:rPr>
          <w:color w:val="0070C0"/>
        </w:rPr>
      </w:pPr>
      <w:r>
        <w:rPr>
          <w:rFonts w:hint="eastAsia"/>
          <w:color w:val="0070C0"/>
        </w:rPr>
        <w:t>E</w:t>
      </w:r>
      <w:r>
        <w:rPr>
          <w:color w:val="0070C0"/>
        </w:rPr>
        <w:t xml:space="preserve">ach weight tile is transferred P times and we have (N/T) such weight tiles. Also we need </w:t>
      </w:r>
      <w:r w:rsidRPr="000B40F6">
        <w:rPr>
          <w:color w:val="0070C0"/>
        </w:rPr>
        <w:t>((C*(M%Q)/Q + D)</w:t>
      </w:r>
      <w:r>
        <w:rPr>
          <w:color w:val="0070C0"/>
        </w:rPr>
        <w:t xml:space="preserve"> cycles for transferring a pair of weight tile and input tile from cpu to fpga, </w:t>
      </w:r>
      <w:r w:rsidRPr="000B40F6">
        <w:rPr>
          <w:color w:val="0070C0"/>
        </w:rPr>
        <w:t>(T*(M%Q)/Q)</w:t>
      </w:r>
      <w:r>
        <w:rPr>
          <w:color w:val="0070C0"/>
        </w:rPr>
        <w:t xml:space="preserve"> cycles for transferring a weight tile from bram to buffers, and T cycles for a input tile broadcasting and computing.</w:t>
      </w:r>
    </w:p>
    <w:tbl>
      <w:tblPr>
        <w:tblStyle w:val="a6"/>
        <w:tblW w:w="0" w:type="auto"/>
        <w:tblLook w:val="04A0" w:firstRow="1" w:lastRow="0" w:firstColumn="1" w:lastColumn="0" w:noHBand="0" w:noVBand="1"/>
      </w:tblPr>
      <w:tblGrid>
        <w:gridCol w:w="988"/>
      </w:tblGrid>
      <w:tr w:rsidR="007A6D44" w14:paraId="65626E1D" w14:textId="77777777" w:rsidTr="003E2B09">
        <w:trPr>
          <w:trHeight w:val="708"/>
        </w:trPr>
        <w:tc>
          <w:tcPr>
            <w:tcW w:w="988" w:type="dxa"/>
            <w:shd w:val="clear" w:color="auto" w:fill="FF0000"/>
          </w:tcPr>
          <w:p w14:paraId="096AE867" w14:textId="77777777" w:rsidR="007A6D44" w:rsidRDefault="007A6D44" w:rsidP="003E2B09">
            <w:pPr>
              <w:rPr>
                <w:color w:val="FF0000"/>
              </w:rPr>
            </w:pPr>
          </w:p>
        </w:tc>
      </w:tr>
      <w:tr w:rsidR="007A6D44" w14:paraId="58B454F9" w14:textId="77777777" w:rsidTr="003E2B09">
        <w:tc>
          <w:tcPr>
            <w:tcW w:w="988" w:type="dxa"/>
            <w:shd w:val="clear" w:color="auto" w:fill="0070C0"/>
          </w:tcPr>
          <w:p w14:paraId="0C273F4E" w14:textId="77777777" w:rsidR="007A6D44" w:rsidRDefault="007A6D44" w:rsidP="003E2B09">
            <w:pPr>
              <w:rPr>
                <w:color w:val="FF0000"/>
              </w:rPr>
            </w:pPr>
          </w:p>
        </w:tc>
      </w:tr>
    </w:tbl>
    <w:p w14:paraId="192CB2CB" w14:textId="77777777" w:rsidR="007A6D44" w:rsidRDefault="007A6D44" w:rsidP="007A6D44">
      <w:pPr>
        <w:rPr>
          <w:color w:val="FF0000"/>
        </w:rPr>
      </w:pPr>
      <w:r>
        <w:rPr>
          <w:color w:val="FF0000"/>
        </w:rPr>
        <w:t>Quotient of weight matrix (M/Q)</w:t>
      </w:r>
    </w:p>
    <w:p w14:paraId="62D3E385" w14:textId="02C8862E" w:rsidR="007A6D44" w:rsidRDefault="007A6D44" w:rsidP="007A6D44">
      <w:pPr>
        <w:rPr>
          <w:color w:val="0070C0"/>
        </w:rPr>
      </w:pPr>
      <w:r w:rsidRPr="00052B6C">
        <w:rPr>
          <w:rFonts w:hint="eastAsia"/>
          <w:color w:val="0070C0"/>
        </w:rPr>
        <w:t>R</w:t>
      </w:r>
      <w:r w:rsidRPr="00052B6C">
        <w:rPr>
          <w:color w:val="0070C0"/>
        </w:rPr>
        <w:t>emainder of weight matrix (M%Q)</w:t>
      </w:r>
    </w:p>
    <w:p w14:paraId="61D0564B" w14:textId="34B0BD5D" w:rsidR="002A0CEB" w:rsidRPr="002A0CEB" w:rsidRDefault="002A0CEB" w:rsidP="007A6D44">
      <w:pPr>
        <w:rPr>
          <w:b/>
          <w:i/>
          <w:color w:val="0070C0"/>
          <w:u w:val="single"/>
        </w:rPr>
      </w:pPr>
      <w:r w:rsidRPr="002A0CEB">
        <w:rPr>
          <w:rFonts w:hint="eastAsia"/>
          <w:b/>
          <w:i/>
          <w:color w:val="385623" w:themeColor="accent6" w:themeShade="80"/>
          <w:u w:val="single"/>
        </w:rPr>
        <w:t>&lt;</w:t>
      </w:r>
      <w:r w:rsidRPr="002A0CEB">
        <w:rPr>
          <w:rFonts w:hint="eastAsia"/>
          <w:b/>
          <w:i/>
          <w:color w:val="385623" w:themeColor="accent6" w:themeShade="80"/>
          <w:u w:val="single"/>
        </w:rPr>
        <w:t>빨간색</w:t>
      </w:r>
      <w:r w:rsidRPr="002A0CEB">
        <w:rPr>
          <w:rFonts w:hint="eastAsia"/>
          <w:b/>
          <w:i/>
          <w:color w:val="385623" w:themeColor="accent6" w:themeShade="80"/>
          <w:u w:val="single"/>
        </w:rPr>
        <w:t xml:space="preserve"> </w:t>
      </w:r>
      <w:r w:rsidRPr="002A0CEB">
        <w:rPr>
          <w:rFonts w:hint="eastAsia"/>
          <w:b/>
          <w:i/>
          <w:color w:val="385623" w:themeColor="accent6" w:themeShade="80"/>
          <w:u w:val="single"/>
        </w:rPr>
        <w:t>계산</w:t>
      </w:r>
      <w:r w:rsidRPr="002A0CEB">
        <w:rPr>
          <w:rFonts w:hint="eastAsia"/>
          <w:b/>
          <w:i/>
          <w:color w:val="385623" w:themeColor="accent6" w:themeShade="80"/>
          <w:u w:val="single"/>
        </w:rPr>
        <w:t xml:space="preserve"> </w:t>
      </w:r>
      <w:r w:rsidRPr="002A0CEB">
        <w:rPr>
          <w:b/>
          <w:i/>
          <w:color w:val="385623" w:themeColor="accent6" w:themeShade="80"/>
          <w:u w:val="single"/>
        </w:rPr>
        <w:t>4</w:t>
      </w:r>
      <w:r w:rsidRPr="002A0CEB">
        <w:rPr>
          <w:rFonts w:hint="eastAsia"/>
          <w:b/>
          <w:i/>
          <w:color w:val="385623" w:themeColor="accent6" w:themeShade="80"/>
          <w:u w:val="single"/>
        </w:rPr>
        <w:t>점</w:t>
      </w:r>
      <w:r w:rsidRPr="002A0CEB">
        <w:rPr>
          <w:rFonts w:hint="eastAsia"/>
          <w:b/>
          <w:i/>
          <w:color w:val="385623" w:themeColor="accent6" w:themeShade="80"/>
          <w:u w:val="single"/>
        </w:rPr>
        <w:t>,</w:t>
      </w:r>
      <w:r w:rsidRPr="002A0CEB">
        <w:rPr>
          <w:b/>
          <w:i/>
          <w:color w:val="385623" w:themeColor="accent6" w:themeShade="80"/>
          <w:u w:val="single"/>
        </w:rPr>
        <w:t xml:space="preserve"> </w:t>
      </w:r>
      <w:r w:rsidRPr="002A0CEB">
        <w:rPr>
          <w:rFonts w:hint="eastAsia"/>
          <w:b/>
          <w:i/>
          <w:color w:val="385623" w:themeColor="accent6" w:themeShade="80"/>
          <w:u w:val="single"/>
        </w:rPr>
        <w:t>파란색</w:t>
      </w:r>
      <w:r w:rsidRPr="002A0CEB">
        <w:rPr>
          <w:rFonts w:hint="eastAsia"/>
          <w:b/>
          <w:i/>
          <w:color w:val="385623" w:themeColor="accent6" w:themeShade="80"/>
          <w:u w:val="single"/>
        </w:rPr>
        <w:t xml:space="preserve"> </w:t>
      </w:r>
      <w:r w:rsidRPr="002A0CEB">
        <w:rPr>
          <w:rFonts w:hint="eastAsia"/>
          <w:b/>
          <w:i/>
          <w:color w:val="385623" w:themeColor="accent6" w:themeShade="80"/>
          <w:u w:val="single"/>
        </w:rPr>
        <w:t>계산</w:t>
      </w:r>
      <w:r w:rsidRPr="002A0CEB">
        <w:rPr>
          <w:rFonts w:hint="eastAsia"/>
          <w:b/>
          <w:i/>
          <w:color w:val="385623" w:themeColor="accent6" w:themeShade="80"/>
          <w:u w:val="single"/>
        </w:rPr>
        <w:t xml:space="preserve"> </w:t>
      </w:r>
      <w:r w:rsidRPr="002A0CEB">
        <w:rPr>
          <w:b/>
          <w:i/>
          <w:color w:val="385623" w:themeColor="accent6" w:themeShade="80"/>
          <w:u w:val="single"/>
        </w:rPr>
        <w:t>4</w:t>
      </w:r>
      <w:r w:rsidRPr="002A0CEB">
        <w:rPr>
          <w:rFonts w:hint="eastAsia"/>
          <w:b/>
          <w:i/>
          <w:color w:val="385623" w:themeColor="accent6" w:themeShade="80"/>
          <w:u w:val="single"/>
        </w:rPr>
        <w:t>점</w:t>
      </w:r>
      <w:r w:rsidRPr="002A0CEB">
        <w:rPr>
          <w:b/>
          <w:i/>
          <w:color w:val="385623" w:themeColor="accent6" w:themeShade="80"/>
          <w:u w:val="single"/>
        </w:rPr>
        <w:t>&gt;</w:t>
      </w:r>
    </w:p>
    <w:p w14:paraId="24925485" w14:textId="77777777" w:rsidR="00515BC8" w:rsidRDefault="00515BC8" w:rsidP="00E03DF8">
      <w:pPr>
        <w:rPr>
          <w:b/>
          <w:bCs/>
          <w:color w:val="000000" w:themeColor="text1"/>
          <w:sz w:val="24"/>
        </w:rPr>
      </w:pPr>
    </w:p>
    <w:p w14:paraId="15F062F7" w14:textId="16646563" w:rsidR="00514551" w:rsidRPr="00514551" w:rsidRDefault="00514551" w:rsidP="00E03DF8">
      <w:pPr>
        <w:rPr>
          <w:b/>
          <w:bCs/>
          <w:color w:val="000000" w:themeColor="text1"/>
          <w:sz w:val="24"/>
        </w:rPr>
      </w:pPr>
      <w:r w:rsidRPr="00514551">
        <w:rPr>
          <w:rFonts w:hint="eastAsia"/>
          <w:b/>
          <w:bCs/>
          <w:color w:val="000000" w:themeColor="text1"/>
          <w:sz w:val="24"/>
        </w:rPr>
        <w:t>P</w:t>
      </w:r>
      <w:r w:rsidRPr="00514551">
        <w:rPr>
          <w:b/>
          <w:bCs/>
          <w:color w:val="000000" w:themeColor="text1"/>
          <w:sz w:val="24"/>
        </w:rPr>
        <w:t xml:space="preserve">roblem </w:t>
      </w:r>
      <w:r w:rsidR="003A6D55">
        <w:rPr>
          <w:b/>
          <w:bCs/>
          <w:color w:val="000000" w:themeColor="text1"/>
          <w:sz w:val="24"/>
        </w:rPr>
        <w:t>4-</w:t>
      </w:r>
      <w:r w:rsidRPr="00514551">
        <w:rPr>
          <w:b/>
          <w:bCs/>
          <w:color w:val="000000" w:themeColor="text1"/>
          <w:sz w:val="24"/>
        </w:rPr>
        <w:t xml:space="preserve">2. Case </w:t>
      </w:r>
      <w:r>
        <w:rPr>
          <w:b/>
          <w:bCs/>
          <w:color w:val="000000" w:themeColor="text1"/>
          <w:sz w:val="24"/>
        </w:rPr>
        <w:t>(</w:t>
      </w:r>
      <w:r w:rsidRPr="00514551">
        <w:rPr>
          <w:b/>
          <w:bCs/>
          <w:color w:val="000000" w:themeColor="text1"/>
          <w:sz w:val="24"/>
        </w:rPr>
        <w:t>B</w:t>
      </w:r>
      <w:r>
        <w:rPr>
          <w:b/>
          <w:bCs/>
          <w:color w:val="000000" w:themeColor="text1"/>
          <w:sz w:val="24"/>
        </w:rPr>
        <w:t>)</w:t>
      </w:r>
      <w:r w:rsidR="000B02AF">
        <w:rPr>
          <w:b/>
          <w:bCs/>
          <w:color w:val="000000" w:themeColor="text1"/>
          <w:sz w:val="24"/>
        </w:rPr>
        <w:t xml:space="preserve"> (1</w:t>
      </w:r>
      <w:r w:rsidR="00A05377">
        <w:rPr>
          <w:b/>
          <w:bCs/>
          <w:color w:val="000000" w:themeColor="text1"/>
          <w:sz w:val="24"/>
        </w:rPr>
        <w:t>2</w:t>
      </w:r>
      <w:r w:rsidR="000B02AF">
        <w:rPr>
          <w:b/>
          <w:bCs/>
          <w:color w:val="000000" w:themeColor="text1"/>
          <w:sz w:val="24"/>
        </w:rPr>
        <w:t xml:space="preserve"> points)</w:t>
      </w:r>
    </w:p>
    <w:p w14:paraId="42115C4C" w14:textId="77777777" w:rsidR="00514551" w:rsidRDefault="00514551" w:rsidP="00E03DF8">
      <w:pPr>
        <w:rPr>
          <w:color w:val="000000" w:themeColor="text1"/>
        </w:rPr>
      </w:pPr>
      <w:r>
        <w:rPr>
          <w:rFonts w:hint="eastAsia"/>
          <w:color w:val="000000" w:themeColor="text1"/>
        </w:rPr>
        <w:t>A</w:t>
      </w:r>
      <w:r>
        <w:rPr>
          <w:color w:val="000000" w:themeColor="text1"/>
        </w:rPr>
        <w:t xml:space="preserve"> weight tile can be reused by the MV accelerator over multiple tile-based MV computations. When a weight tile is reused, it can be stored in the FPGA memory (BRAM and buffers in the figure) of MV accelerator.</w:t>
      </w:r>
    </w:p>
    <w:p w14:paraId="7AC297A4" w14:textId="52BEEAAE" w:rsidR="00270BF5" w:rsidRDefault="00514551" w:rsidP="00E03DF8">
      <w:pPr>
        <w:rPr>
          <w:color w:val="000000" w:themeColor="text1"/>
        </w:rPr>
      </w:pPr>
      <w:r>
        <w:rPr>
          <w:rFonts w:hint="eastAsia"/>
          <w:color w:val="000000" w:themeColor="text1"/>
        </w:rPr>
        <w:t>A</w:t>
      </w:r>
      <w:r>
        <w:rPr>
          <w:color w:val="000000" w:themeColor="text1"/>
        </w:rPr>
        <w:t xml:space="preserve">ssume </w:t>
      </w:r>
      <w:r w:rsidR="00E755C1">
        <w:rPr>
          <w:color w:val="000000" w:themeColor="text1"/>
        </w:rPr>
        <w:t>the communication cycle is constant,</w:t>
      </w:r>
      <w:r w:rsidR="00776A8F">
        <w:rPr>
          <w:color w:val="000000" w:themeColor="text1"/>
        </w:rPr>
        <w:t xml:space="preserve"> </w:t>
      </w:r>
      <w:r w:rsidR="00E755C1">
        <w:rPr>
          <w:color w:val="000000" w:themeColor="text1"/>
        </w:rPr>
        <w:t>i.e., C cycles whether both weight and input tiles are transferred or only input tile is transferred</w:t>
      </w:r>
      <w:r w:rsidR="00E96723">
        <w:rPr>
          <w:color w:val="000000" w:themeColor="text1"/>
        </w:rPr>
        <w:t xml:space="preserve">. The communication cycle is still C cycles </w:t>
      </w:r>
      <w:r w:rsidR="00270BF5">
        <w:rPr>
          <w:color w:val="000000" w:themeColor="text1"/>
        </w:rPr>
        <w:t xml:space="preserve">whether both full </w:t>
      </w:r>
      <w:r w:rsidR="005B6382">
        <w:rPr>
          <w:color w:val="000000" w:themeColor="text1"/>
        </w:rPr>
        <w:t xml:space="preserve">size </w:t>
      </w:r>
      <w:r w:rsidR="00270BF5">
        <w:rPr>
          <w:color w:val="000000" w:themeColor="text1"/>
        </w:rPr>
        <w:t>tile</w:t>
      </w:r>
      <w:r w:rsidR="005B6382">
        <w:rPr>
          <w:color w:val="000000" w:themeColor="text1"/>
        </w:rPr>
        <w:t xml:space="preserve"> (</w:t>
      </w:r>
      <w:r w:rsidR="00B9144D">
        <w:rPr>
          <w:color w:val="000000" w:themeColor="text1"/>
        </w:rPr>
        <w:t>M</w:t>
      </w:r>
      <w:r w:rsidR="005B6382">
        <w:rPr>
          <w:color w:val="000000" w:themeColor="text1"/>
        </w:rPr>
        <w:t>x</w:t>
      </w:r>
      <w:r w:rsidR="00B9144D">
        <w:rPr>
          <w:color w:val="000000" w:themeColor="text1"/>
        </w:rPr>
        <w:t>V</w:t>
      </w:r>
      <w:r w:rsidR="005B6382">
        <w:rPr>
          <w:color w:val="000000" w:themeColor="text1"/>
        </w:rPr>
        <w:t>)</w:t>
      </w:r>
      <w:r w:rsidR="00270BF5">
        <w:rPr>
          <w:color w:val="000000" w:themeColor="text1"/>
        </w:rPr>
        <w:t xml:space="preserve"> is transferred or part</w:t>
      </w:r>
      <w:r w:rsidR="00047833">
        <w:rPr>
          <w:color w:val="000000" w:themeColor="text1"/>
        </w:rPr>
        <w:t>ial</w:t>
      </w:r>
      <w:r w:rsidR="00270BF5">
        <w:rPr>
          <w:color w:val="000000" w:themeColor="text1"/>
        </w:rPr>
        <w:t xml:space="preserve"> </w:t>
      </w:r>
      <w:r w:rsidR="005B6382">
        <w:rPr>
          <w:color w:val="000000" w:themeColor="text1"/>
        </w:rPr>
        <w:t xml:space="preserve">size </w:t>
      </w:r>
      <w:r w:rsidR="00270BF5">
        <w:rPr>
          <w:color w:val="000000" w:themeColor="text1"/>
        </w:rPr>
        <w:t>tile</w:t>
      </w:r>
      <w:r w:rsidR="005B6382">
        <w:rPr>
          <w:color w:val="000000" w:themeColor="text1"/>
        </w:rPr>
        <w:t xml:space="preserve"> (size is less than </w:t>
      </w:r>
      <w:r w:rsidR="00B9144D">
        <w:rPr>
          <w:color w:val="000000" w:themeColor="text1"/>
        </w:rPr>
        <w:t>M</w:t>
      </w:r>
      <w:r w:rsidR="005B6382">
        <w:rPr>
          <w:color w:val="000000" w:themeColor="text1"/>
        </w:rPr>
        <w:t>x</w:t>
      </w:r>
      <w:r w:rsidR="00B9144D">
        <w:rPr>
          <w:color w:val="000000" w:themeColor="text1"/>
        </w:rPr>
        <w:t>V</w:t>
      </w:r>
      <w:r w:rsidR="005B6382">
        <w:rPr>
          <w:color w:val="000000" w:themeColor="text1"/>
        </w:rPr>
        <w:t>)</w:t>
      </w:r>
      <w:r w:rsidR="00270BF5">
        <w:rPr>
          <w:color w:val="000000" w:themeColor="text1"/>
        </w:rPr>
        <w:t xml:space="preserve"> is transferred</w:t>
      </w:r>
      <w:r w:rsidR="00E96723">
        <w:rPr>
          <w:color w:val="000000" w:themeColor="text1"/>
        </w:rPr>
        <w:t xml:space="preserve"> together with the input tile</w:t>
      </w:r>
      <w:r w:rsidR="00270BF5">
        <w:rPr>
          <w:color w:val="000000" w:themeColor="text1"/>
        </w:rPr>
        <w:t>.</w:t>
      </w:r>
    </w:p>
    <w:p w14:paraId="16407095" w14:textId="4488B920" w:rsidR="00514551" w:rsidRDefault="00E755C1" w:rsidP="00E03DF8">
      <w:pPr>
        <w:rPr>
          <w:color w:val="000000" w:themeColor="text1"/>
        </w:rPr>
      </w:pPr>
      <w:r>
        <w:rPr>
          <w:color w:val="000000" w:themeColor="text1"/>
        </w:rPr>
        <w:t>We also assume that only a pair of weight tile and input tile can be stored in the local memory</w:t>
      </w:r>
      <w:r w:rsidR="00E96723">
        <w:rPr>
          <w:color w:val="000000" w:themeColor="text1"/>
        </w:rPr>
        <w:t xml:space="preserve"> (=FPGA memory + PE buffer)</w:t>
      </w:r>
      <w:r>
        <w:rPr>
          <w:color w:val="000000" w:themeColor="text1"/>
        </w:rPr>
        <w:t xml:space="preserve"> of MV accelerator.</w:t>
      </w:r>
    </w:p>
    <w:p w14:paraId="412BBD4D" w14:textId="58F1534A" w:rsidR="00E755C1" w:rsidRPr="00514551" w:rsidRDefault="00E755C1" w:rsidP="00E03DF8">
      <w:pPr>
        <w:rPr>
          <w:color w:val="000000" w:themeColor="text1"/>
        </w:rPr>
      </w:pPr>
      <w:r>
        <w:rPr>
          <w:rFonts w:hint="eastAsia"/>
          <w:color w:val="000000" w:themeColor="text1"/>
        </w:rPr>
        <w:t>C</w:t>
      </w:r>
      <w:r>
        <w:rPr>
          <w:color w:val="000000" w:themeColor="text1"/>
        </w:rPr>
        <w:t xml:space="preserve">alculate </w:t>
      </w:r>
      <w:r w:rsidRPr="00B44D4B">
        <w:rPr>
          <w:color w:val="0D0D0D" w:themeColor="text1" w:themeTint="F2"/>
        </w:rPr>
        <w:t>the minimum</w:t>
      </w:r>
      <w:r>
        <w:rPr>
          <w:color w:val="000000" w:themeColor="text1"/>
        </w:rPr>
        <w:t xml:space="preserve"> total execution cycle of W*X matrix multiplication when the weight tile is reused.</w:t>
      </w:r>
    </w:p>
    <w:p w14:paraId="756D796F" w14:textId="77777777" w:rsidR="00A743D7" w:rsidRDefault="00A743D7" w:rsidP="00E03DF8">
      <w:pPr>
        <w:rPr>
          <w:color w:val="FF0000"/>
        </w:rPr>
      </w:pPr>
    </w:p>
    <w:p w14:paraId="7B28EA1A" w14:textId="77777777" w:rsidR="007A6D44" w:rsidRDefault="007A6D44" w:rsidP="007A6D44">
      <w:pPr>
        <w:rPr>
          <w:color w:val="FF0000"/>
        </w:rPr>
      </w:pPr>
      <w:r>
        <w:rPr>
          <w:color w:val="FF0000"/>
        </w:rPr>
        <w:t>[Answer]</w:t>
      </w:r>
    </w:p>
    <w:p w14:paraId="6BA9D7B0" w14:textId="77777777" w:rsidR="007A6D44" w:rsidRDefault="007A6D44" w:rsidP="007A6D44">
      <w:pPr>
        <w:rPr>
          <w:color w:val="7030A0"/>
        </w:rPr>
      </w:pPr>
      <w:r>
        <w:rPr>
          <w:rFonts w:hint="eastAsia"/>
          <w:color w:val="FF0000"/>
        </w:rPr>
        <w:t>T</w:t>
      </w:r>
      <w:r>
        <w:rPr>
          <w:color w:val="FF0000"/>
        </w:rPr>
        <w:t xml:space="preserve">otal execution cycles = ((M/Q) * (N/T) * (C + Q*T)) </w:t>
      </w:r>
      <w:r w:rsidRPr="000B40F6">
        <w:rPr>
          <w:color w:val="0070C0"/>
        </w:rPr>
        <w:t>+ ((1) * (N/T) * (C + (T*(M%Q)/Q)))</w:t>
      </w:r>
      <w:r w:rsidRPr="000B40F6">
        <w:rPr>
          <w:color w:val="7030A0"/>
        </w:rPr>
        <w:t xml:space="preserve"> + </w:t>
      </w:r>
      <w:r>
        <w:rPr>
          <w:color w:val="7030A0"/>
        </w:rPr>
        <w:t>((M/Q + 1) * (N/T) * (C + T)) * P</w:t>
      </w:r>
    </w:p>
    <w:p w14:paraId="6DC458AC" w14:textId="77777777" w:rsidR="007A6D44" w:rsidRDefault="007A6D44" w:rsidP="007A6D44">
      <w:pPr>
        <w:rPr>
          <w:color w:val="FF0000"/>
        </w:rPr>
      </w:pPr>
      <w:r>
        <w:rPr>
          <w:rFonts w:hint="eastAsia"/>
          <w:color w:val="FF0000"/>
        </w:rPr>
        <w:t>R</w:t>
      </w:r>
      <w:r>
        <w:rPr>
          <w:color w:val="FF0000"/>
        </w:rPr>
        <w:t>ed: Weight tile transfer (for quotient) from CPU to local memory/buffer</w:t>
      </w:r>
    </w:p>
    <w:p w14:paraId="208AA151" w14:textId="77777777" w:rsidR="007A6D44" w:rsidRDefault="007A6D44" w:rsidP="007A6D44">
      <w:pPr>
        <w:rPr>
          <w:color w:val="FF0000"/>
        </w:rPr>
      </w:pPr>
      <w:r>
        <w:rPr>
          <w:rFonts w:hint="eastAsia"/>
          <w:color w:val="FF0000"/>
        </w:rPr>
        <w:t>S</w:t>
      </w:r>
      <w:r>
        <w:rPr>
          <w:color w:val="FF0000"/>
        </w:rPr>
        <w:t>ince the weight tile is reused by the MV accelerator, weight tile transfer from cpu to local memory, which consumes C cycles, occurs (M/Q) * (N/T) times. For each new weight tile, transferring it from the local memory of MV accelerator to the buffer takes Q*T cycles.</w:t>
      </w:r>
    </w:p>
    <w:p w14:paraId="015B6A62" w14:textId="77777777" w:rsidR="007A6D44" w:rsidRDefault="007A6D44" w:rsidP="007A6D44">
      <w:pPr>
        <w:rPr>
          <w:color w:val="0070C0"/>
        </w:rPr>
      </w:pPr>
      <w:r w:rsidRPr="00E15B2A">
        <w:rPr>
          <w:rFonts w:hint="eastAsia"/>
          <w:color w:val="0070C0"/>
        </w:rPr>
        <w:t>B</w:t>
      </w:r>
      <w:r w:rsidRPr="00E15B2A">
        <w:rPr>
          <w:color w:val="0070C0"/>
        </w:rPr>
        <w:t xml:space="preserve">lue: </w:t>
      </w:r>
      <w:r>
        <w:rPr>
          <w:color w:val="0070C0"/>
        </w:rPr>
        <w:t>Weight tile transfer (for remainder) from CPU to local memory/buffer</w:t>
      </w:r>
    </w:p>
    <w:p w14:paraId="2B0CEFCB" w14:textId="77777777" w:rsidR="007A6D44" w:rsidRPr="00E15B2A" w:rsidRDefault="007A6D44" w:rsidP="007A6D44">
      <w:pPr>
        <w:rPr>
          <w:color w:val="0070C0"/>
        </w:rPr>
      </w:pPr>
      <w:r>
        <w:rPr>
          <w:rFonts w:hint="eastAsia"/>
          <w:color w:val="0070C0"/>
        </w:rPr>
        <w:t>S</w:t>
      </w:r>
      <w:r>
        <w:rPr>
          <w:color w:val="0070C0"/>
        </w:rPr>
        <w:t xml:space="preserve">ince the weight tile is reused by the MV accelerator, weight tile transfer from cpu to local memory, which consumes C cycles, occurs (N/T) times. For each new weight tile, transferring it from the local memory of MV accelerator to the buffer takes </w:t>
      </w:r>
      <w:r w:rsidRPr="000B40F6">
        <w:rPr>
          <w:color w:val="0070C0"/>
        </w:rPr>
        <w:t>(T*(M%Q)/Q)</w:t>
      </w:r>
      <w:r>
        <w:rPr>
          <w:color w:val="0070C0"/>
        </w:rPr>
        <w:t xml:space="preserve"> cycles.</w:t>
      </w:r>
    </w:p>
    <w:p w14:paraId="2A580F72" w14:textId="77777777" w:rsidR="007A6D44" w:rsidRDefault="007A6D44" w:rsidP="007A6D44">
      <w:pPr>
        <w:rPr>
          <w:color w:val="7030A0"/>
        </w:rPr>
      </w:pPr>
      <w:r w:rsidRPr="00E15B2A">
        <w:rPr>
          <w:rFonts w:hint="eastAsia"/>
          <w:color w:val="7030A0"/>
        </w:rPr>
        <w:t>P</w:t>
      </w:r>
      <w:r w:rsidRPr="00E15B2A">
        <w:rPr>
          <w:color w:val="7030A0"/>
        </w:rPr>
        <w:t xml:space="preserve">urple: </w:t>
      </w:r>
      <w:r>
        <w:rPr>
          <w:color w:val="7030A0"/>
        </w:rPr>
        <w:t>input tile broadcast and computation</w:t>
      </w:r>
    </w:p>
    <w:p w14:paraId="0F555F72" w14:textId="7B5D60A3" w:rsidR="007A6D44" w:rsidRDefault="007A6D44" w:rsidP="007A6D44">
      <w:pPr>
        <w:rPr>
          <w:color w:val="7030A0"/>
        </w:rPr>
      </w:pPr>
      <w:r>
        <w:rPr>
          <w:rFonts w:hint="eastAsia"/>
          <w:color w:val="7030A0"/>
        </w:rPr>
        <w:t>F</w:t>
      </w:r>
      <w:r>
        <w:rPr>
          <w:color w:val="7030A0"/>
        </w:rPr>
        <w:t>or each new weight tile, we need to send P input tiles from cpu to the local memory of MV accelerator, each consuming C cycles. For each input tile, computation takes T cycles. Note that the weights are reused by the MV accelerator. Thus, for each new input tile, we do not transfer the weights from the local memory to the buffer since they are already stored in the buffer. Thus, we need only to broadcast input data to MAC units, which takes T clock cycles for an input tile of 1XT. Thus, it takes C+T cycles for each input tile and P * (C+T) cycles for each new weight tile. We have ((M/Q + 1) * (N/T) such weight tile.</w:t>
      </w:r>
    </w:p>
    <w:p w14:paraId="485154D6" w14:textId="29991407" w:rsidR="002A0CEB" w:rsidRPr="002A0CEB" w:rsidRDefault="002A0CEB" w:rsidP="007A6D44">
      <w:pPr>
        <w:rPr>
          <w:b/>
          <w:i/>
          <w:color w:val="385623" w:themeColor="accent6" w:themeShade="80"/>
          <w:u w:val="single"/>
        </w:rPr>
      </w:pPr>
      <w:r w:rsidRPr="002A0CEB">
        <w:rPr>
          <w:rFonts w:hint="eastAsia"/>
          <w:b/>
          <w:i/>
          <w:color w:val="385623" w:themeColor="accent6" w:themeShade="80"/>
          <w:u w:val="single"/>
        </w:rPr>
        <w:t>&lt;</w:t>
      </w:r>
      <w:r w:rsidRPr="002A0CEB">
        <w:rPr>
          <w:rFonts w:hint="eastAsia"/>
          <w:b/>
          <w:i/>
          <w:color w:val="385623" w:themeColor="accent6" w:themeShade="80"/>
          <w:u w:val="single"/>
        </w:rPr>
        <w:t>빨간색</w:t>
      </w:r>
      <w:r w:rsidRPr="002A0CEB">
        <w:rPr>
          <w:rFonts w:hint="eastAsia"/>
          <w:b/>
          <w:i/>
          <w:color w:val="385623" w:themeColor="accent6" w:themeShade="80"/>
          <w:u w:val="single"/>
        </w:rPr>
        <w:t xml:space="preserve"> </w:t>
      </w:r>
      <w:r w:rsidRPr="002A0CEB">
        <w:rPr>
          <w:rFonts w:hint="eastAsia"/>
          <w:b/>
          <w:i/>
          <w:color w:val="385623" w:themeColor="accent6" w:themeShade="80"/>
          <w:u w:val="single"/>
        </w:rPr>
        <w:t>계산</w:t>
      </w:r>
      <w:r w:rsidRPr="002A0CEB">
        <w:rPr>
          <w:rFonts w:hint="eastAsia"/>
          <w:b/>
          <w:i/>
          <w:color w:val="385623" w:themeColor="accent6" w:themeShade="80"/>
          <w:u w:val="single"/>
        </w:rPr>
        <w:t xml:space="preserve"> </w:t>
      </w:r>
      <w:r w:rsidRPr="002A0CEB">
        <w:rPr>
          <w:b/>
          <w:i/>
          <w:color w:val="385623" w:themeColor="accent6" w:themeShade="80"/>
          <w:u w:val="single"/>
        </w:rPr>
        <w:t>4</w:t>
      </w:r>
      <w:r w:rsidRPr="002A0CEB">
        <w:rPr>
          <w:rFonts w:hint="eastAsia"/>
          <w:b/>
          <w:i/>
          <w:color w:val="385623" w:themeColor="accent6" w:themeShade="80"/>
          <w:u w:val="single"/>
        </w:rPr>
        <w:t>점</w:t>
      </w:r>
      <w:r w:rsidRPr="002A0CEB">
        <w:rPr>
          <w:rFonts w:hint="eastAsia"/>
          <w:b/>
          <w:i/>
          <w:color w:val="385623" w:themeColor="accent6" w:themeShade="80"/>
          <w:u w:val="single"/>
        </w:rPr>
        <w:t>,</w:t>
      </w:r>
      <w:r w:rsidRPr="002A0CEB">
        <w:rPr>
          <w:b/>
          <w:i/>
          <w:color w:val="385623" w:themeColor="accent6" w:themeShade="80"/>
          <w:u w:val="single"/>
        </w:rPr>
        <w:t xml:space="preserve"> </w:t>
      </w:r>
      <w:r w:rsidRPr="002A0CEB">
        <w:rPr>
          <w:rFonts w:hint="eastAsia"/>
          <w:b/>
          <w:i/>
          <w:color w:val="385623" w:themeColor="accent6" w:themeShade="80"/>
          <w:u w:val="single"/>
        </w:rPr>
        <w:t>파란색</w:t>
      </w:r>
      <w:r w:rsidRPr="002A0CEB">
        <w:rPr>
          <w:rFonts w:hint="eastAsia"/>
          <w:b/>
          <w:i/>
          <w:color w:val="385623" w:themeColor="accent6" w:themeShade="80"/>
          <w:u w:val="single"/>
        </w:rPr>
        <w:t xml:space="preserve"> </w:t>
      </w:r>
      <w:r w:rsidRPr="002A0CEB">
        <w:rPr>
          <w:rFonts w:hint="eastAsia"/>
          <w:b/>
          <w:i/>
          <w:color w:val="385623" w:themeColor="accent6" w:themeShade="80"/>
          <w:u w:val="single"/>
        </w:rPr>
        <w:t>계산</w:t>
      </w:r>
      <w:r w:rsidRPr="002A0CEB">
        <w:rPr>
          <w:rFonts w:hint="eastAsia"/>
          <w:b/>
          <w:i/>
          <w:color w:val="385623" w:themeColor="accent6" w:themeShade="80"/>
          <w:u w:val="single"/>
        </w:rPr>
        <w:t xml:space="preserve"> </w:t>
      </w:r>
      <w:r w:rsidRPr="002A0CEB">
        <w:rPr>
          <w:b/>
          <w:i/>
          <w:color w:val="385623" w:themeColor="accent6" w:themeShade="80"/>
          <w:u w:val="single"/>
        </w:rPr>
        <w:t>4</w:t>
      </w:r>
      <w:r w:rsidRPr="002A0CEB">
        <w:rPr>
          <w:rFonts w:hint="eastAsia"/>
          <w:b/>
          <w:i/>
          <w:color w:val="385623" w:themeColor="accent6" w:themeShade="80"/>
          <w:u w:val="single"/>
        </w:rPr>
        <w:t>점</w:t>
      </w:r>
      <w:r w:rsidRPr="002A0CEB">
        <w:rPr>
          <w:rFonts w:hint="eastAsia"/>
          <w:b/>
          <w:i/>
          <w:color w:val="385623" w:themeColor="accent6" w:themeShade="80"/>
          <w:u w:val="single"/>
        </w:rPr>
        <w:t>,</w:t>
      </w:r>
      <w:r w:rsidRPr="002A0CEB">
        <w:rPr>
          <w:b/>
          <w:i/>
          <w:color w:val="385623" w:themeColor="accent6" w:themeShade="80"/>
          <w:u w:val="single"/>
        </w:rPr>
        <w:t xml:space="preserve"> </w:t>
      </w:r>
      <w:r w:rsidRPr="002A0CEB">
        <w:rPr>
          <w:rFonts w:hint="eastAsia"/>
          <w:b/>
          <w:i/>
          <w:color w:val="385623" w:themeColor="accent6" w:themeShade="80"/>
          <w:u w:val="single"/>
        </w:rPr>
        <w:t>보라색</w:t>
      </w:r>
      <w:r w:rsidRPr="002A0CEB">
        <w:rPr>
          <w:rFonts w:hint="eastAsia"/>
          <w:b/>
          <w:i/>
          <w:color w:val="385623" w:themeColor="accent6" w:themeShade="80"/>
          <w:u w:val="single"/>
        </w:rPr>
        <w:t xml:space="preserve"> </w:t>
      </w:r>
      <w:r w:rsidRPr="002A0CEB">
        <w:rPr>
          <w:rFonts w:hint="eastAsia"/>
          <w:b/>
          <w:i/>
          <w:color w:val="385623" w:themeColor="accent6" w:themeShade="80"/>
          <w:u w:val="single"/>
        </w:rPr>
        <w:t>계산</w:t>
      </w:r>
      <w:r w:rsidRPr="002A0CEB">
        <w:rPr>
          <w:rFonts w:hint="eastAsia"/>
          <w:b/>
          <w:i/>
          <w:color w:val="385623" w:themeColor="accent6" w:themeShade="80"/>
          <w:u w:val="single"/>
        </w:rPr>
        <w:t xml:space="preserve"> </w:t>
      </w:r>
      <w:r w:rsidRPr="002A0CEB">
        <w:rPr>
          <w:b/>
          <w:i/>
          <w:color w:val="385623" w:themeColor="accent6" w:themeShade="80"/>
          <w:u w:val="single"/>
        </w:rPr>
        <w:t>4</w:t>
      </w:r>
      <w:r w:rsidRPr="002A0CEB">
        <w:rPr>
          <w:rFonts w:hint="eastAsia"/>
          <w:b/>
          <w:i/>
          <w:color w:val="385623" w:themeColor="accent6" w:themeShade="80"/>
          <w:u w:val="single"/>
        </w:rPr>
        <w:t>점</w:t>
      </w:r>
      <w:r w:rsidRPr="002A0CEB">
        <w:rPr>
          <w:rFonts w:hint="eastAsia"/>
          <w:b/>
          <w:i/>
          <w:color w:val="385623" w:themeColor="accent6" w:themeShade="80"/>
          <w:u w:val="single"/>
        </w:rPr>
        <w:t>&gt;</w:t>
      </w:r>
    </w:p>
    <w:p w14:paraId="05487C27" w14:textId="77777777" w:rsidR="00515BC8" w:rsidRDefault="00515BC8" w:rsidP="00E03DF8">
      <w:pPr>
        <w:rPr>
          <w:b/>
          <w:bCs/>
          <w:color w:val="000000" w:themeColor="text1"/>
          <w:sz w:val="28"/>
          <w:szCs w:val="28"/>
        </w:rPr>
      </w:pPr>
    </w:p>
    <w:p w14:paraId="26C6ECF7" w14:textId="547AC79C" w:rsidR="00A743D7" w:rsidRDefault="00A743D7" w:rsidP="00E03DF8">
      <w:pPr>
        <w:rPr>
          <w:b/>
          <w:bCs/>
          <w:color w:val="000000" w:themeColor="text1"/>
          <w:sz w:val="28"/>
          <w:szCs w:val="28"/>
        </w:rPr>
      </w:pPr>
      <w:r w:rsidRPr="00B66F05">
        <w:rPr>
          <w:rFonts w:hint="eastAsia"/>
          <w:b/>
          <w:bCs/>
          <w:color w:val="000000" w:themeColor="text1"/>
          <w:sz w:val="28"/>
          <w:szCs w:val="28"/>
        </w:rPr>
        <w:t>Q</w:t>
      </w:r>
      <w:r w:rsidRPr="00B66F05">
        <w:rPr>
          <w:b/>
          <w:bCs/>
          <w:color w:val="000000" w:themeColor="text1"/>
          <w:sz w:val="28"/>
          <w:szCs w:val="28"/>
        </w:rPr>
        <w:t>5. (</w:t>
      </w:r>
      <w:r w:rsidR="00274639">
        <w:rPr>
          <w:rFonts w:hint="eastAsia"/>
          <w:b/>
          <w:bCs/>
          <w:color w:val="000000" w:themeColor="text1"/>
          <w:sz w:val="28"/>
          <w:szCs w:val="28"/>
        </w:rPr>
        <w:t>V</w:t>
      </w:r>
      <w:r w:rsidR="00274639">
        <w:rPr>
          <w:b/>
          <w:bCs/>
          <w:color w:val="000000" w:themeColor="text1"/>
          <w:sz w:val="28"/>
          <w:szCs w:val="28"/>
        </w:rPr>
        <w:t xml:space="preserve">erilog </w:t>
      </w:r>
      <w:r w:rsidRPr="00B66F05">
        <w:rPr>
          <w:b/>
          <w:bCs/>
          <w:color w:val="000000" w:themeColor="text1"/>
          <w:sz w:val="28"/>
          <w:szCs w:val="28"/>
        </w:rPr>
        <w:t>Simulation)</w:t>
      </w:r>
      <w:r w:rsidR="00335E17">
        <w:rPr>
          <w:b/>
          <w:bCs/>
          <w:color w:val="000000" w:themeColor="text1"/>
          <w:sz w:val="28"/>
          <w:szCs w:val="28"/>
        </w:rPr>
        <w:t xml:space="preserve"> (</w:t>
      </w:r>
      <w:r w:rsidR="00934B44">
        <w:rPr>
          <w:b/>
          <w:bCs/>
          <w:color w:val="000000" w:themeColor="text1"/>
          <w:sz w:val="28"/>
          <w:szCs w:val="28"/>
        </w:rPr>
        <w:t>20</w:t>
      </w:r>
      <w:r w:rsidR="00335E17">
        <w:rPr>
          <w:b/>
          <w:bCs/>
          <w:color w:val="000000" w:themeColor="text1"/>
          <w:sz w:val="28"/>
          <w:szCs w:val="28"/>
        </w:rPr>
        <w:t xml:space="preserve"> points)</w:t>
      </w:r>
    </w:p>
    <w:p w14:paraId="387D851D" w14:textId="77777777" w:rsidR="006E0AF7" w:rsidRDefault="006E0AF7" w:rsidP="00E03DF8">
      <w:pPr>
        <w:rPr>
          <w:b/>
          <w:bCs/>
          <w:color w:val="000000" w:themeColor="text1"/>
          <w:sz w:val="28"/>
          <w:szCs w:val="28"/>
        </w:rPr>
      </w:pPr>
    </w:p>
    <w:p w14:paraId="42688B04"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module my_con#(</w:t>
      </w:r>
    </w:p>
    <w:p w14:paraId="3FA9FE5B"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parameter VECTOR_SIZE = 4,</w:t>
      </w:r>
    </w:p>
    <w:p w14:paraId="778FC418"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parameter L_RAM_SIZE = 6</w:t>
      </w:r>
    </w:p>
    <w:p w14:paraId="6162C128"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w:t>
      </w:r>
    </w:p>
    <w:p w14:paraId="2498FFDD"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w:t>
      </w:r>
    </w:p>
    <w:p w14:paraId="1C9C7D15"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lastRenderedPageBreak/>
        <w:t xml:space="preserve">        input start,</w:t>
      </w:r>
    </w:p>
    <w:p w14:paraId="3A774028"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output done,</w:t>
      </w:r>
    </w:p>
    <w:p w14:paraId="0BE51AD9"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input aclk,</w:t>
      </w:r>
    </w:p>
    <w:p w14:paraId="6F43A1EA"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input aresetn,</w:t>
      </w:r>
    </w:p>
    <w:p w14:paraId="10A778DC"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output [L_RAM_SIZE-1:0] rdaddr,</w:t>
      </w:r>
    </w:p>
    <w:p w14:paraId="03D4444D"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input [31:0] rddata,</w:t>
      </w:r>
    </w:p>
    <w:p w14:paraId="014CF02E"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output reg [31:0] wrdata</w:t>
      </w:r>
    </w:p>
    <w:p w14:paraId="7FA6BCA5"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w:t>
      </w:r>
    </w:p>
    <w:p w14:paraId="3A9FFF07"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w:t>
      </w:r>
    </w:p>
    <w:p w14:paraId="270782F1"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wire [31:0] ain;</w:t>
      </w:r>
    </w:p>
    <w:p w14:paraId="66371165"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wire [31:0] din;</w:t>
      </w:r>
    </w:p>
    <w:p w14:paraId="69A33238"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wire valid;</w:t>
      </w:r>
    </w:p>
    <w:p w14:paraId="34CA8914"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wire dvalid;</w:t>
      </w:r>
    </w:p>
    <w:p w14:paraId="58F98BF9"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wire [31:0] dout;</w:t>
      </w:r>
    </w:p>
    <w:p w14:paraId="787BA2C6"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wire [L_RAM_SIZE-1:0] addr;</w:t>
      </w:r>
    </w:p>
    <w:p w14:paraId="3A208589"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wire we_global;</w:t>
      </w:r>
    </w:p>
    <w:p w14:paraId="0CAF9923"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wire we_local;</w:t>
      </w:r>
    </w:p>
    <w:p w14:paraId="47928850"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w:t>
      </w:r>
    </w:p>
    <w:p w14:paraId="5B845288"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 Global buffer</w:t>
      </w:r>
    </w:p>
    <w:p w14:paraId="7E5F13B4"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reg [31:0] gdout;</w:t>
      </w:r>
    </w:p>
    <w:p w14:paraId="2083DA9A"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 ram_style = "block" *) reg [31:0] globalmem [0:2**VECTOR_SIZE - 1];</w:t>
      </w:r>
    </w:p>
    <w:p w14:paraId="7D66034F"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w:t>
      </w:r>
    </w:p>
    <w:p w14:paraId="4D99E4D6"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always @(posedge aclk)</w:t>
      </w:r>
    </w:p>
    <w:p w14:paraId="23ECB864"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if (we_global)</w:t>
      </w:r>
    </w:p>
    <w:p w14:paraId="4B6A9537"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globalmem[addr] &lt;= rddata;</w:t>
      </w:r>
    </w:p>
    <w:p w14:paraId="52EB445C"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else</w:t>
      </w:r>
    </w:p>
    <w:p w14:paraId="26AA4E0C"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gdout &lt;= globalmem[addr];</w:t>
      </w:r>
    </w:p>
    <w:p w14:paraId="6E80E6EB"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w:t>
      </w:r>
    </w:p>
    <w:p w14:paraId="6227A6ED"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 FSM</w:t>
      </w:r>
    </w:p>
    <w:p w14:paraId="263BBF1F"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wire load_done;</w:t>
      </w:r>
    </w:p>
    <w:p w14:paraId="5D1FC6C0"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wire calc_done;</w:t>
      </w:r>
    </w:p>
    <w:p w14:paraId="2718A053"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wire done_done;</w:t>
      </w:r>
    </w:p>
    <w:p w14:paraId="76CB4B31"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w:t>
      </w:r>
    </w:p>
    <w:p w14:paraId="70109C18"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reg [3:0] curr_state, next_state;</w:t>
      </w:r>
    </w:p>
    <w:p w14:paraId="48414A51"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w:t>
      </w:r>
    </w:p>
    <w:p w14:paraId="0BCCDA2C"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localparam S_IDLE = 4'd0;</w:t>
      </w:r>
    </w:p>
    <w:p w14:paraId="4CDA8E2B"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localparam S_LOAD = 4'd1;</w:t>
      </w:r>
    </w:p>
    <w:p w14:paraId="778CECB2"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localparam S_CALC = 4'd2;</w:t>
      </w:r>
    </w:p>
    <w:p w14:paraId="74616A23"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localparam S_DONE = 4'd3;</w:t>
      </w:r>
    </w:p>
    <w:p w14:paraId="5831BC1F"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w:t>
      </w:r>
    </w:p>
    <w:p w14:paraId="070AD166"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always @(posedge aclk)</w:t>
      </w:r>
    </w:p>
    <w:p w14:paraId="450FEB41"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if (!aresetn)</w:t>
      </w:r>
    </w:p>
    <w:p w14:paraId="0EC0F51B"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next_state &lt;= S_IDLE;</w:t>
      </w:r>
    </w:p>
    <w:p w14:paraId="1B87D425"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else</w:t>
      </w:r>
    </w:p>
    <w:p w14:paraId="44E23FEC"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case (next_state)</w:t>
      </w:r>
    </w:p>
    <w:p w14:paraId="36BB0838"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S_IDLE:</w:t>
      </w:r>
    </w:p>
    <w:p w14:paraId="40370AC2"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next_state &lt;= (start)? S_LOAD : S_IDLE;</w:t>
      </w:r>
    </w:p>
    <w:p w14:paraId="1AA49A15"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S_LOAD:</w:t>
      </w:r>
    </w:p>
    <w:p w14:paraId="37B7D6CB"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next_state &lt;= (load_done)? S_CALC : S_LOAD;</w:t>
      </w:r>
    </w:p>
    <w:p w14:paraId="22B8084F"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S_CALC:</w:t>
      </w:r>
    </w:p>
    <w:p w14:paraId="09237B05"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next_state &lt;= (calc_done)? S_DONE : S_CALC;</w:t>
      </w:r>
    </w:p>
    <w:p w14:paraId="31332AC3"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S_DONE:</w:t>
      </w:r>
    </w:p>
    <w:p w14:paraId="12FC3A4F"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next_state &lt;= (done_done)? S_IDLE : S_DONE;</w:t>
      </w:r>
    </w:p>
    <w:p w14:paraId="71559667"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default:</w:t>
      </w:r>
    </w:p>
    <w:p w14:paraId="7B77E5F9"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next_state &lt;= S_IDLE;</w:t>
      </w:r>
    </w:p>
    <w:p w14:paraId="41BE8BB3"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endcase</w:t>
      </w:r>
    </w:p>
    <w:p w14:paraId="460230D0"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w:t>
      </w:r>
    </w:p>
    <w:p w14:paraId="5D176CC9"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lastRenderedPageBreak/>
        <w:t xml:space="preserve">    always @(posedge aclk)</w:t>
      </w:r>
    </w:p>
    <w:p w14:paraId="66B530F6"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if (!aresetn)</w:t>
      </w:r>
    </w:p>
    <w:p w14:paraId="50243451"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curr_state &lt;= S_IDLE;</w:t>
      </w:r>
    </w:p>
    <w:p w14:paraId="17F7F74C"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else</w:t>
      </w:r>
    </w:p>
    <w:p w14:paraId="1ED6D95B"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curr_state &lt;= next_state;</w:t>
      </w:r>
    </w:p>
    <w:p w14:paraId="335D3B1F"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w:t>
      </w:r>
    </w:p>
    <w:p w14:paraId="1AB1DD8B"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 COUNTER     </w:t>
      </w:r>
    </w:p>
    <w:p w14:paraId="348CE9B3"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reg[VECTOR_SIZE+1:0] counter;</w:t>
      </w:r>
    </w:p>
    <w:p w14:paraId="1CEE4774"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wire counter_load_init = (curr_state == S_IDLE) &amp;&amp; (next_state == S_LOAD);</w:t>
      </w:r>
    </w:p>
    <w:p w14:paraId="7C37F54B"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wire counter_en = (next_state == S_LOAD) || dvalid || (next_state == S_DONE);</w:t>
      </w:r>
    </w:p>
    <w:p w14:paraId="09CA3B61"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w:t>
      </w:r>
    </w:p>
    <w:p w14:paraId="2E54B8E7"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localparam N_LOAD = 2**(VECTOR_SIZE+2) - 1;</w:t>
      </w:r>
    </w:p>
    <w:p w14:paraId="03464665"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localparam N_CALC = 2**VECTOR_SIZE - 1;</w:t>
      </w:r>
    </w:p>
    <w:p w14:paraId="3A074751"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localparam N_DONE = 5 - 1;</w:t>
      </w:r>
    </w:p>
    <w:p w14:paraId="4447B1DD"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w:t>
      </w:r>
    </w:p>
    <w:p w14:paraId="0D7F480D"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 Counter behavior</w:t>
      </w:r>
    </w:p>
    <w:p w14:paraId="66FBC940"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always @(posedge aclk)</w:t>
      </w:r>
    </w:p>
    <w:p w14:paraId="646494BC"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if (!aresetn)</w:t>
      </w:r>
    </w:p>
    <w:p w14:paraId="01AACD23"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counter &lt;= 'd0;</w:t>
      </w:r>
    </w:p>
    <w:p w14:paraId="108C6D38"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else</w:t>
      </w:r>
    </w:p>
    <w:p w14:paraId="7646A4FB"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if (counter_load_init)</w:t>
      </w:r>
    </w:p>
    <w:p w14:paraId="0F342567"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counter &lt;= N_LOAD;</w:t>
      </w:r>
    </w:p>
    <w:p w14:paraId="5E8B8967"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else if (load_done)</w:t>
      </w:r>
    </w:p>
    <w:p w14:paraId="2A231BF8"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counter &lt;= N_CALC;</w:t>
      </w:r>
    </w:p>
    <w:p w14:paraId="1FF4D3FC"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else if (calc_done)</w:t>
      </w:r>
    </w:p>
    <w:p w14:paraId="0E752AB0"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counter &lt;= N_DONE;</w:t>
      </w:r>
    </w:p>
    <w:p w14:paraId="3FF367FF"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else if (counter_en)</w:t>
      </w:r>
    </w:p>
    <w:p w14:paraId="77E9751B"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counter &lt;= counter - 1;</w:t>
      </w:r>
    </w:p>
    <w:p w14:paraId="523E73FC"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w:t>
      </w:r>
    </w:p>
    <w:p w14:paraId="40F46908"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 WE signal assignment</w:t>
      </w:r>
    </w:p>
    <w:p w14:paraId="7B6E339D"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assign we_local = (curr_state == S_LOAD &amp;&amp; counter[L_RAM_SIZE-1])? 'd1 : 'd0;</w:t>
      </w:r>
    </w:p>
    <w:p w14:paraId="4DBF1AD3"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assign we_global = (curr_state == S_LOAD &amp;&amp; next_state == S_LOAD &amp;&amp; !counter[L_RAM_SIZE-1])? 'd1 : 'd0;</w:t>
      </w:r>
    </w:p>
    <w:p w14:paraId="3774F62E"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w:t>
      </w:r>
    </w:p>
    <w:p w14:paraId="1D152146"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 Drop the bits after VECTOR_SIZE'th position so that both global &amp; local buffer get the same addr value</w:t>
      </w:r>
    </w:p>
    <w:p w14:paraId="4EAA36BF"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assign rdaddr = (next_state == S_LOAD)? {{(L_RAM_SIZE-VECTOR_SIZE){'b0}}, counter[VECTOR_SIZE-1:0]} : 'd0;</w:t>
      </w:r>
    </w:p>
    <w:p w14:paraId="73031FB1"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assign addr = (next_state == S_CALC)? counter : rdaddr;</w:t>
      </w:r>
    </w:p>
    <w:p w14:paraId="59E3AF21"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w:t>
      </w:r>
    </w:p>
    <w:p w14:paraId="0EC25923"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 Pass the data from global buffer to ain &amp; rddata to din</w:t>
      </w:r>
    </w:p>
    <w:p w14:paraId="50E24684"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assign ain = (next_state == S_CALC)? globalmem[addr] : 'd0;</w:t>
      </w:r>
    </w:p>
    <w:p w14:paraId="13B815A4"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assign din = (curr_state == S_LOAD)? rddata: 'd0;</w:t>
      </w:r>
    </w:p>
    <w:p w14:paraId="1822E655"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w:t>
      </w:r>
    </w:p>
    <w:p w14:paraId="0DEB15BC"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 valid signal assignment </w:t>
      </w:r>
    </w:p>
    <w:p w14:paraId="0EAD9262"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assign valid = ((curr_state == S_LOAD &amp;&amp; next_state == S_CALC) || dvalid);</w:t>
      </w:r>
    </w:p>
    <w:p w14:paraId="33D57F36"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w:t>
      </w:r>
    </w:p>
    <w:p w14:paraId="207E0AA5"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 State done signals</w:t>
      </w:r>
    </w:p>
    <w:p w14:paraId="1E6B0F1F"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assign load_done = curr_state == S_LOAD &amp;&amp; counter == 'd0;</w:t>
      </w:r>
    </w:p>
    <w:p w14:paraId="0C2FCE10"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assign calc_done = curr_state == S_CALC &amp;&amp; counter == 'd0 &amp;&amp; dvalid;</w:t>
      </w:r>
    </w:p>
    <w:p w14:paraId="2100FF53"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assign done_done = curr_state == S_DONE &amp;&amp; counter == 'd0;</w:t>
      </w:r>
    </w:p>
    <w:p w14:paraId="3E4FDFE1"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w:t>
      </w:r>
    </w:p>
    <w:p w14:paraId="194C9494"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 Final done signal</w:t>
      </w:r>
    </w:p>
    <w:p w14:paraId="29ECC370"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assign done = next_state == S_DONE;</w:t>
      </w:r>
    </w:p>
    <w:p w14:paraId="7B127913"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w:t>
      </w:r>
    </w:p>
    <w:p w14:paraId="0EBBC27E"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 Pass the calculation result when the state is S_DONE</w:t>
      </w:r>
    </w:p>
    <w:p w14:paraId="54212786"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always @(posedge aclk)</w:t>
      </w:r>
    </w:p>
    <w:p w14:paraId="16F63206"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if (!aresetn)</w:t>
      </w:r>
    </w:p>
    <w:p w14:paraId="7DE9CAB2"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lastRenderedPageBreak/>
        <w:t xml:space="preserve">                wrdata &lt;= 'd0;</w:t>
      </w:r>
    </w:p>
    <w:p w14:paraId="0D12098D"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else</w:t>
      </w:r>
    </w:p>
    <w:p w14:paraId="08051582"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if (calc_done)</w:t>
      </w:r>
    </w:p>
    <w:p w14:paraId="4616C0F1"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wrdata &lt;= dout;</w:t>
      </w:r>
    </w:p>
    <w:p w14:paraId="71F4B789"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else</w:t>
      </w:r>
    </w:p>
    <w:p w14:paraId="543208BE"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wrdata &lt;= wrdata;</w:t>
      </w:r>
    </w:p>
    <w:p w14:paraId="1E86322C"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w:t>
      </w:r>
    </w:p>
    <w:p w14:paraId="1D3F90F6"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my_pe #(</w:t>
      </w:r>
    </w:p>
    <w:p w14:paraId="2AA8F214"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.L_RAM_SIZE(L_RAM_SIZE)</w:t>
      </w:r>
    </w:p>
    <w:p w14:paraId="2E5BB266"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 u_pe (</w:t>
      </w:r>
    </w:p>
    <w:p w14:paraId="0ED7B153"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.aclk(aclk),</w:t>
      </w:r>
    </w:p>
    <w:p w14:paraId="03BA6E76"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.aresetn(aresetn &amp;&amp; (state != S_DONE)),</w:t>
      </w:r>
    </w:p>
    <w:p w14:paraId="222C45EA"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.ain(ain),</w:t>
      </w:r>
    </w:p>
    <w:p w14:paraId="1782D975"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.din(din),</w:t>
      </w:r>
    </w:p>
    <w:p w14:paraId="11DD20DE"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.addr(addr),</w:t>
      </w:r>
    </w:p>
    <w:p w14:paraId="6B42A370"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.we(we_local),</w:t>
      </w:r>
    </w:p>
    <w:p w14:paraId="7684E1C4"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.valid(valid),</w:t>
      </w:r>
    </w:p>
    <w:p w14:paraId="62D61390"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.dvalid(dvalid),</w:t>
      </w:r>
    </w:p>
    <w:p w14:paraId="49B962CA"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.dout(dout)</w:t>
      </w:r>
    </w:p>
    <w:p w14:paraId="680FB34D"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 xml:space="preserve">    );</w:t>
      </w:r>
    </w:p>
    <w:p w14:paraId="3D5E7B99" w14:textId="77777777" w:rsidR="003A3E0E" w:rsidRPr="00515BC8" w:rsidRDefault="003A3E0E" w:rsidP="003A3E0E">
      <w:pPr>
        <w:rPr>
          <w:rFonts w:cstheme="minorHAnsi"/>
          <w:bCs/>
          <w:color w:val="000000" w:themeColor="text1"/>
          <w:szCs w:val="20"/>
        </w:rPr>
      </w:pPr>
      <w:r w:rsidRPr="00515BC8">
        <w:rPr>
          <w:rFonts w:cstheme="minorHAnsi"/>
          <w:bCs/>
          <w:color w:val="000000" w:themeColor="text1"/>
          <w:szCs w:val="20"/>
        </w:rPr>
        <w:t>endmodule</w:t>
      </w:r>
    </w:p>
    <w:p w14:paraId="6CB86243" w14:textId="77777777" w:rsidR="003A3E0E" w:rsidRPr="003A3E0E" w:rsidRDefault="003A3E0E" w:rsidP="003A3E0E">
      <w:pPr>
        <w:rPr>
          <w:b/>
          <w:bCs/>
          <w:color w:val="000000" w:themeColor="text1"/>
          <w:sz w:val="14"/>
          <w:szCs w:val="28"/>
        </w:rPr>
      </w:pPr>
    </w:p>
    <w:p w14:paraId="789EA1B1" w14:textId="77777777" w:rsidR="006E0AF7" w:rsidRPr="003A3E0E" w:rsidRDefault="00CB68DF" w:rsidP="00E03DF8">
      <w:pPr>
        <w:rPr>
          <w:b/>
          <w:bCs/>
          <w:color w:val="000000" w:themeColor="text1"/>
          <w:sz w:val="28"/>
          <w:szCs w:val="28"/>
        </w:rPr>
      </w:pPr>
      <w:r w:rsidRPr="006E0AF7">
        <w:rPr>
          <w:b/>
          <w:color w:val="000000" w:themeColor="text1"/>
        </w:rPr>
        <w:t xml:space="preserve">The code for a single PE controller is </w:t>
      </w:r>
      <w:r w:rsidR="006E0AF7" w:rsidRPr="006E0AF7">
        <w:rPr>
          <w:b/>
          <w:color w:val="000000" w:themeColor="text1"/>
        </w:rPr>
        <w:t>provided</w:t>
      </w:r>
      <w:r w:rsidRPr="006E0AF7">
        <w:rPr>
          <w:b/>
          <w:color w:val="000000" w:themeColor="text1"/>
        </w:rPr>
        <w:t xml:space="preserve"> in pe_con.v.</w:t>
      </w:r>
      <w:r>
        <w:rPr>
          <w:color w:val="000000" w:themeColor="text1"/>
        </w:rPr>
        <w:t xml:space="preserve"> </w:t>
      </w:r>
    </w:p>
    <w:p w14:paraId="5CD2EAF1" w14:textId="77777777" w:rsidR="00AE6A98" w:rsidRDefault="00CB68DF" w:rsidP="00AE6A98">
      <w:pPr>
        <w:rPr>
          <w:ins w:id="0" w:author="이 남우" w:date="2021-05-17T21:32:00Z"/>
          <w:color w:val="000000" w:themeColor="text1"/>
        </w:rPr>
      </w:pPr>
      <w:r>
        <w:rPr>
          <w:color w:val="000000" w:themeColor="text1"/>
        </w:rPr>
        <w:t>The PE is operating in non-blocking mode (i.e., the valid signal cannot block the execution of an operation itself) with 16 cycle latency as in Lab session</w:t>
      </w:r>
      <w:r w:rsidR="003A3E0E">
        <w:rPr>
          <w:color w:val="000000" w:themeColor="text1"/>
        </w:rPr>
        <w:t xml:space="preserve"> #06</w:t>
      </w:r>
      <w:r>
        <w:rPr>
          <w:color w:val="000000" w:themeColor="text1"/>
        </w:rPr>
        <w:t>.</w:t>
      </w:r>
      <w:r w:rsidR="006E0AF7">
        <w:rPr>
          <w:color w:val="000000" w:themeColor="text1"/>
        </w:rPr>
        <w:t xml:space="preserve"> </w:t>
      </w:r>
      <w:ins w:id="1" w:author="이 남우" w:date="2021-05-17T21:32:00Z">
        <w:r w:rsidR="00AE6A98">
          <w:rPr>
            <w:color w:val="000000" w:themeColor="text1"/>
          </w:rPr>
          <w:t>The input data is a constant vector of 16 elements that all have the same value of 1. (That is, ain == din == 1.0.)</w:t>
        </w:r>
      </w:ins>
    </w:p>
    <w:p w14:paraId="78ADFF27" w14:textId="228C15B7" w:rsidR="006E0AF7" w:rsidDel="00AE6A98" w:rsidRDefault="00F25193" w:rsidP="00AE6A98">
      <w:pPr>
        <w:rPr>
          <w:del w:id="2" w:author="이 남우" w:date="2021-05-17T21:32:00Z"/>
          <w:color w:val="000000" w:themeColor="text1"/>
        </w:rPr>
      </w:pPr>
      <w:del w:id="3" w:author="이 남우" w:date="2021-05-17T21:32:00Z">
        <w:r w:rsidDel="00AE6A98">
          <w:rPr>
            <w:color w:val="000000" w:themeColor="text1"/>
          </w:rPr>
          <w:delText>The input data is 16-many ones.</w:delText>
        </w:r>
      </w:del>
    </w:p>
    <w:p w14:paraId="38F7F144" w14:textId="49F52680" w:rsidR="00E96723" w:rsidRPr="00E231D4" w:rsidDel="00AE6A98" w:rsidRDefault="00E96723" w:rsidP="00AE6A98">
      <w:pPr>
        <w:rPr>
          <w:del w:id="4" w:author="이 남우" w:date="2021-05-17T21:32:00Z"/>
          <w:color w:val="FF0000"/>
        </w:rPr>
      </w:pPr>
      <w:del w:id="5" w:author="이 남우" w:date="2021-05-17T21:32:00Z">
        <w:r w:rsidDel="00AE6A98">
          <w:rPr>
            <w:rFonts w:hint="eastAsia"/>
            <w:color w:val="000000" w:themeColor="text1"/>
          </w:rPr>
          <w:delText>/</w:delText>
        </w:r>
        <w:r w:rsidDel="00AE6A98">
          <w:rPr>
            <w:color w:val="000000" w:themeColor="text1"/>
          </w:rPr>
          <w:delText xml:space="preserve">/ </w:delText>
        </w:r>
        <w:r w:rsidDel="00AE6A98">
          <w:rPr>
            <w:rFonts w:hint="eastAsia"/>
            <w:color w:val="000000" w:themeColor="text1"/>
          </w:rPr>
          <w:delText>남우</w:delText>
        </w:r>
        <w:r w:rsidDel="00AE6A98">
          <w:rPr>
            <w:rFonts w:hint="eastAsia"/>
            <w:color w:val="000000" w:themeColor="text1"/>
          </w:rPr>
          <w:delText xml:space="preserve">, </w:delText>
        </w:r>
        <w:r w:rsidRPr="00E231D4" w:rsidDel="00AE6A98">
          <w:rPr>
            <w:color w:val="FF0000"/>
          </w:rPr>
          <w:delText>16-many</w:delText>
        </w:r>
        <w:r w:rsidRPr="00E231D4" w:rsidDel="00AE6A98">
          <w:rPr>
            <w:rFonts w:hint="eastAsia"/>
            <w:color w:val="FF0000"/>
          </w:rPr>
          <w:delText>가</w:delText>
        </w:r>
        <w:r w:rsidRPr="00E231D4" w:rsidDel="00AE6A98">
          <w:rPr>
            <w:color w:val="FF0000"/>
          </w:rPr>
          <w:delText xml:space="preserve"> </w:delText>
        </w:r>
        <w:r w:rsidRPr="00E231D4" w:rsidDel="00AE6A98">
          <w:rPr>
            <w:rFonts w:hint="eastAsia"/>
            <w:color w:val="FF0000"/>
          </w:rPr>
          <w:delText>무슨</w:delText>
        </w:r>
        <w:r w:rsidRPr="00E231D4" w:rsidDel="00AE6A98">
          <w:rPr>
            <w:color w:val="FF0000"/>
          </w:rPr>
          <w:delText xml:space="preserve"> </w:delText>
        </w:r>
        <w:r w:rsidRPr="00E231D4" w:rsidDel="00AE6A98">
          <w:rPr>
            <w:rFonts w:hint="eastAsia"/>
            <w:color w:val="FF0000"/>
          </w:rPr>
          <w:delText>뜻</w:delText>
        </w:r>
        <w:r w:rsidRPr="00E231D4" w:rsidDel="00AE6A98">
          <w:rPr>
            <w:color w:val="FF0000"/>
          </w:rPr>
          <w:delText>?</w:delText>
        </w:r>
      </w:del>
    </w:p>
    <w:p w14:paraId="4622851C" w14:textId="77777777" w:rsidR="006E0AF7" w:rsidRDefault="006E0AF7" w:rsidP="00AE6A98">
      <w:pPr>
        <w:rPr>
          <w:color w:val="000000" w:themeColor="text1"/>
        </w:rPr>
      </w:pPr>
    </w:p>
    <w:p w14:paraId="35596C72" w14:textId="4A0470A0" w:rsidR="006E0AF7" w:rsidRPr="006E0AF7" w:rsidRDefault="006E0AF7" w:rsidP="00E03DF8">
      <w:pPr>
        <w:rPr>
          <w:b/>
          <w:color w:val="000000" w:themeColor="text1"/>
        </w:rPr>
      </w:pPr>
      <w:r w:rsidRPr="006E0AF7">
        <w:rPr>
          <w:b/>
          <w:color w:val="000000" w:themeColor="text1"/>
        </w:rPr>
        <w:t xml:space="preserve">Problem 5-1. </w:t>
      </w:r>
      <w:r w:rsidR="00934B44">
        <w:rPr>
          <w:b/>
          <w:color w:val="000000" w:themeColor="text1"/>
        </w:rPr>
        <w:t>(8 points)</w:t>
      </w:r>
    </w:p>
    <w:p w14:paraId="42A2331F" w14:textId="77777777" w:rsidR="00A743D7" w:rsidRDefault="006E0AF7" w:rsidP="00E03DF8">
      <w:pPr>
        <w:rPr>
          <w:color w:val="000000" w:themeColor="text1"/>
        </w:rPr>
      </w:pPr>
      <w:r>
        <w:rPr>
          <w:color w:val="000000" w:themeColor="text1"/>
        </w:rPr>
        <w:t>After reading the code carefully, complete the waveform on answer sheet 5.1.</w:t>
      </w:r>
      <w:r w:rsidR="00F25193">
        <w:rPr>
          <w:color w:val="000000" w:themeColor="text1"/>
        </w:rPr>
        <w:t xml:space="preserve"> (Hint: </w:t>
      </w:r>
      <w:r w:rsidR="00405B9F">
        <w:rPr>
          <w:color w:val="000000" w:themeColor="text1"/>
        </w:rPr>
        <w:t>fill in the signals when the state is</w:t>
      </w:r>
      <w:r w:rsidR="00F25193">
        <w:rPr>
          <w:color w:val="000000" w:themeColor="text1"/>
        </w:rPr>
        <w:t xml:space="preserve"> S_DONE</w:t>
      </w:r>
      <w:r w:rsidR="00405B9F">
        <w:rPr>
          <w:color w:val="000000" w:themeColor="text1"/>
        </w:rPr>
        <w:t xml:space="preserve"> first)</w:t>
      </w:r>
    </w:p>
    <w:p w14:paraId="639000B4" w14:textId="77777777" w:rsidR="006E0AF7" w:rsidRDefault="006E0AF7" w:rsidP="00E03DF8">
      <w:pPr>
        <w:rPr>
          <w:color w:val="000000" w:themeColor="text1"/>
        </w:rPr>
      </w:pPr>
    </w:p>
    <w:p w14:paraId="2677EE6E" w14:textId="0E44D814" w:rsidR="006E0AF7" w:rsidRPr="006E0AF7" w:rsidRDefault="006E0AF7" w:rsidP="006E0AF7">
      <w:pPr>
        <w:rPr>
          <w:b/>
          <w:color w:val="000000" w:themeColor="text1"/>
        </w:rPr>
      </w:pPr>
      <w:r w:rsidRPr="006E0AF7">
        <w:rPr>
          <w:b/>
          <w:color w:val="000000" w:themeColor="text1"/>
        </w:rPr>
        <w:t>Problem 5-</w:t>
      </w:r>
      <w:r>
        <w:rPr>
          <w:b/>
          <w:color w:val="000000" w:themeColor="text1"/>
        </w:rPr>
        <w:t>2</w:t>
      </w:r>
      <w:r w:rsidRPr="006E0AF7">
        <w:rPr>
          <w:b/>
          <w:color w:val="000000" w:themeColor="text1"/>
        </w:rPr>
        <w:t xml:space="preserve">. </w:t>
      </w:r>
      <w:r w:rsidR="00934B44">
        <w:rPr>
          <w:b/>
          <w:color w:val="000000" w:themeColor="text1"/>
        </w:rPr>
        <w:t>(8 points)</w:t>
      </w:r>
    </w:p>
    <w:p w14:paraId="6202C129" w14:textId="77777777" w:rsidR="006E0AF7" w:rsidRDefault="006E0AF7" w:rsidP="006E0AF7">
      <w:pPr>
        <w:rPr>
          <w:color w:val="000000" w:themeColor="text1"/>
        </w:rPr>
      </w:pPr>
      <w:r>
        <w:rPr>
          <w:color w:val="000000" w:themeColor="text1"/>
        </w:rPr>
        <w:t>Identify the problem of pe_con.v and fix the code in your own way.</w:t>
      </w:r>
    </w:p>
    <w:p w14:paraId="1EB91B83" w14:textId="77777777" w:rsidR="006E0AF7" w:rsidRDefault="006E0AF7" w:rsidP="00E03DF8">
      <w:pPr>
        <w:rPr>
          <w:color w:val="000000" w:themeColor="text1"/>
        </w:rPr>
      </w:pPr>
    </w:p>
    <w:p w14:paraId="3E612D5B" w14:textId="6824761D" w:rsidR="006E0AF7" w:rsidRPr="006E0AF7" w:rsidRDefault="006E0AF7" w:rsidP="006E0AF7">
      <w:pPr>
        <w:rPr>
          <w:b/>
          <w:color w:val="000000" w:themeColor="text1"/>
        </w:rPr>
      </w:pPr>
      <w:r w:rsidRPr="006E0AF7">
        <w:rPr>
          <w:b/>
          <w:color w:val="000000" w:themeColor="text1"/>
        </w:rPr>
        <w:t>Problem 5-</w:t>
      </w:r>
      <w:r>
        <w:rPr>
          <w:b/>
          <w:color w:val="000000" w:themeColor="text1"/>
        </w:rPr>
        <w:t>3</w:t>
      </w:r>
      <w:r w:rsidRPr="006E0AF7">
        <w:rPr>
          <w:b/>
          <w:color w:val="000000" w:themeColor="text1"/>
        </w:rPr>
        <w:t xml:space="preserve">. </w:t>
      </w:r>
      <w:r w:rsidR="00934B44">
        <w:rPr>
          <w:b/>
          <w:color w:val="000000" w:themeColor="text1"/>
        </w:rPr>
        <w:t>(4 points)</w:t>
      </w:r>
    </w:p>
    <w:p w14:paraId="3115E1D0" w14:textId="77777777" w:rsidR="006E0AF7" w:rsidRDefault="006E0AF7" w:rsidP="006E0AF7">
      <w:pPr>
        <w:rPr>
          <w:color w:val="000000" w:themeColor="text1"/>
        </w:rPr>
      </w:pPr>
      <w:r>
        <w:rPr>
          <w:color w:val="000000" w:themeColor="text1"/>
        </w:rPr>
        <w:t>With the correction you made, complete the waveform on answer sheet 5.3.</w:t>
      </w:r>
    </w:p>
    <w:p w14:paraId="2F84B5AA" w14:textId="77777777" w:rsidR="006E0AF7" w:rsidRDefault="006E0AF7" w:rsidP="00E03DF8">
      <w:pPr>
        <w:rPr>
          <w:color w:val="000000" w:themeColor="text1"/>
        </w:rPr>
      </w:pPr>
    </w:p>
    <w:p w14:paraId="113A1114" w14:textId="77777777" w:rsidR="00A743D7" w:rsidRPr="00BE6230" w:rsidRDefault="00BE6230" w:rsidP="00E03DF8">
      <w:pPr>
        <w:rPr>
          <w:color w:val="FF0000"/>
        </w:rPr>
      </w:pPr>
      <w:r>
        <w:rPr>
          <w:color w:val="FF0000"/>
        </w:rPr>
        <w:t>[</w:t>
      </w:r>
      <w:r w:rsidR="00A743D7" w:rsidRPr="00BE6230">
        <w:rPr>
          <w:rFonts w:hint="eastAsia"/>
          <w:color w:val="FF0000"/>
        </w:rPr>
        <w:t>A</w:t>
      </w:r>
      <w:r w:rsidR="00A743D7" w:rsidRPr="00BE6230">
        <w:rPr>
          <w:color w:val="FF0000"/>
        </w:rPr>
        <w:t>nswer</w:t>
      </w:r>
      <w:r>
        <w:rPr>
          <w:color w:val="FF0000"/>
        </w:rPr>
        <w:t>]</w:t>
      </w:r>
    </w:p>
    <w:p w14:paraId="7BADE954" w14:textId="77777777" w:rsidR="00405B9F" w:rsidRDefault="00405B9F" w:rsidP="00E03DF8">
      <w:pPr>
        <w:rPr>
          <w:color w:val="000000" w:themeColor="text1"/>
        </w:rPr>
      </w:pPr>
    </w:p>
    <w:p w14:paraId="59DD3D24" w14:textId="77777777" w:rsidR="00405B9F" w:rsidRPr="00475807" w:rsidRDefault="00405B9F" w:rsidP="00E03DF8">
      <w:pPr>
        <w:rPr>
          <w:b/>
          <w:color w:val="FF0000"/>
        </w:rPr>
      </w:pPr>
      <w:r w:rsidRPr="00475807">
        <w:rPr>
          <w:b/>
          <w:color w:val="FF0000"/>
        </w:rPr>
        <w:t>Problem 5-1.</w:t>
      </w:r>
    </w:p>
    <w:p w14:paraId="177F7136" w14:textId="77777777" w:rsidR="00A743D7" w:rsidRPr="00475807" w:rsidRDefault="00201C72" w:rsidP="00E03DF8">
      <w:pPr>
        <w:rPr>
          <w:color w:val="FF0000"/>
        </w:rPr>
      </w:pPr>
      <w:r w:rsidRPr="00475807">
        <w:rPr>
          <w:noProof/>
          <w:color w:val="FF0000"/>
        </w:rPr>
        <w:drawing>
          <wp:inline distT="0" distB="0" distL="0" distR="0" wp14:anchorId="083691CC" wp14:editId="3084064B">
            <wp:extent cx="5721350" cy="952500"/>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0714"/>
                    <a:stretch/>
                  </pic:blipFill>
                  <pic:spPr bwMode="auto">
                    <a:xfrm>
                      <a:off x="0" y="0"/>
                      <a:ext cx="5721350" cy="952500"/>
                    </a:xfrm>
                    <a:prstGeom prst="rect">
                      <a:avLst/>
                    </a:prstGeom>
                    <a:noFill/>
                    <a:ln>
                      <a:noFill/>
                    </a:ln>
                    <a:extLst>
                      <a:ext uri="{53640926-AAD7-44D8-BBD7-CCE9431645EC}">
                        <a14:shadowObscured xmlns:a14="http://schemas.microsoft.com/office/drawing/2010/main"/>
                      </a:ext>
                    </a:extLst>
                  </pic:spPr>
                </pic:pic>
              </a:graphicData>
            </a:graphic>
          </wp:inline>
        </w:drawing>
      </w:r>
    </w:p>
    <w:p w14:paraId="0F26E403" w14:textId="77777777" w:rsidR="00405B9F" w:rsidRPr="00475807" w:rsidRDefault="00405B9F" w:rsidP="00E03DF8">
      <w:pPr>
        <w:rPr>
          <w:color w:val="FF0000"/>
        </w:rPr>
      </w:pPr>
      <w:r w:rsidRPr="00475807">
        <w:rPr>
          <w:color w:val="FF0000"/>
        </w:rPr>
        <w:t>Magenta: given / Green: to be filled</w:t>
      </w:r>
    </w:p>
    <w:p w14:paraId="6205EDD3" w14:textId="77777777" w:rsidR="006B5256" w:rsidRPr="00475807" w:rsidRDefault="006B5256" w:rsidP="00E03DF8">
      <w:pPr>
        <w:rPr>
          <w:color w:val="FF0000"/>
        </w:rPr>
      </w:pPr>
      <w:r w:rsidRPr="00475807">
        <w:rPr>
          <w:color w:val="FF0000"/>
        </w:rPr>
        <w:t>1) The final dout value must be 8.0 (the half of 16.0)</w:t>
      </w:r>
    </w:p>
    <w:p w14:paraId="1881B456" w14:textId="77777777" w:rsidR="006B5256" w:rsidRPr="00475807" w:rsidRDefault="006B5256" w:rsidP="00E03DF8">
      <w:pPr>
        <w:rPr>
          <w:color w:val="FF0000"/>
        </w:rPr>
      </w:pPr>
      <w:r w:rsidRPr="00475807">
        <w:rPr>
          <w:color w:val="FF0000"/>
        </w:rPr>
        <w:t>2) The timing of valid &amp; dvalid must be correct</w:t>
      </w:r>
    </w:p>
    <w:p w14:paraId="42F0044F" w14:textId="77777777" w:rsidR="006B5256" w:rsidRPr="00475807" w:rsidRDefault="006B5256" w:rsidP="00E03DF8">
      <w:pPr>
        <w:rPr>
          <w:color w:val="FF0000"/>
        </w:rPr>
      </w:pPr>
      <w:r w:rsidRPr="00475807">
        <w:rPr>
          <w:color w:val="FF0000"/>
        </w:rPr>
        <w:t>3) The timing of done signal must be correct</w:t>
      </w:r>
    </w:p>
    <w:p w14:paraId="0CE225F7" w14:textId="77777777" w:rsidR="00A743D7" w:rsidRPr="00475807" w:rsidRDefault="00A743D7" w:rsidP="00E03DF8">
      <w:pPr>
        <w:rPr>
          <w:color w:val="FF0000"/>
        </w:rPr>
      </w:pPr>
    </w:p>
    <w:p w14:paraId="5AD73159" w14:textId="77777777" w:rsidR="00405B9F" w:rsidRPr="00475807" w:rsidRDefault="00405B9F" w:rsidP="00E03DF8">
      <w:pPr>
        <w:rPr>
          <w:b/>
          <w:color w:val="FF0000"/>
        </w:rPr>
      </w:pPr>
      <w:r w:rsidRPr="00475807">
        <w:rPr>
          <w:b/>
          <w:color w:val="FF0000"/>
        </w:rPr>
        <w:t>Problem 5-2.</w:t>
      </w:r>
    </w:p>
    <w:p w14:paraId="0C8CFB27" w14:textId="77777777" w:rsidR="00405B9F" w:rsidRPr="00475807" w:rsidRDefault="00405B9F" w:rsidP="00E03DF8">
      <w:pPr>
        <w:rPr>
          <w:color w:val="FF0000"/>
        </w:rPr>
      </w:pPr>
      <w:r w:rsidRPr="00475807">
        <w:rPr>
          <w:color w:val="FF0000"/>
        </w:rPr>
        <w:t xml:space="preserve">Since the valid signal is activated simultaneously with dvalid signal, the </w:t>
      </w:r>
      <w:r w:rsidR="003D344C" w:rsidRPr="00475807">
        <w:rPr>
          <w:color w:val="FF0000"/>
        </w:rPr>
        <w:t>partial sum within the</w:t>
      </w:r>
      <w:r w:rsidRPr="00475807">
        <w:rPr>
          <w:color w:val="FF0000"/>
        </w:rPr>
        <w:t xml:space="preserve"> PE is ignored </w:t>
      </w:r>
      <w:r w:rsidR="003D344C" w:rsidRPr="00475807">
        <w:rPr>
          <w:color w:val="FF0000"/>
        </w:rPr>
        <w:t xml:space="preserve">once for </w:t>
      </w:r>
      <w:r w:rsidRPr="00475807">
        <w:rPr>
          <w:color w:val="FF0000"/>
        </w:rPr>
        <w:t>every 2 operations. Therefore, the final result contains only the partial sums with odd parity.</w:t>
      </w:r>
    </w:p>
    <w:p w14:paraId="178BB627" w14:textId="77777777" w:rsidR="00405B9F" w:rsidRPr="00475807" w:rsidRDefault="00405B9F" w:rsidP="00E03DF8">
      <w:pPr>
        <w:rPr>
          <w:color w:val="FF0000"/>
        </w:rPr>
      </w:pPr>
      <w:r w:rsidRPr="00475807">
        <w:rPr>
          <w:color w:val="FF0000"/>
        </w:rPr>
        <w:t>The easiest way to fix this is to add a register that gives one-cycle dealy to dvalid signal, and modify valid assignment as below.</w:t>
      </w:r>
    </w:p>
    <w:p w14:paraId="65D7A55F" w14:textId="77777777" w:rsidR="00405B9F" w:rsidRPr="00475807" w:rsidRDefault="00405B9F" w:rsidP="00E03DF8">
      <w:pPr>
        <w:rPr>
          <w:color w:val="FF0000"/>
        </w:rPr>
      </w:pPr>
    </w:p>
    <w:p w14:paraId="1CF017FD" w14:textId="77777777" w:rsidR="00405B9F" w:rsidRPr="00475807" w:rsidRDefault="00405B9F" w:rsidP="00405B9F">
      <w:pPr>
        <w:rPr>
          <w:color w:val="FF0000"/>
          <w:sz w:val="16"/>
        </w:rPr>
      </w:pPr>
      <w:r w:rsidRPr="00475807">
        <w:rPr>
          <w:color w:val="FF0000"/>
          <w:sz w:val="16"/>
        </w:rPr>
        <w:lastRenderedPageBreak/>
        <w:t>reg reg_dvalid;</w:t>
      </w:r>
    </w:p>
    <w:p w14:paraId="41D4FCA8" w14:textId="77777777" w:rsidR="00405B9F" w:rsidRPr="00475807" w:rsidRDefault="00405B9F" w:rsidP="00405B9F">
      <w:pPr>
        <w:rPr>
          <w:color w:val="FF0000"/>
          <w:sz w:val="16"/>
        </w:rPr>
      </w:pPr>
      <w:r w:rsidRPr="00475807">
        <w:rPr>
          <w:color w:val="FF0000"/>
          <w:sz w:val="16"/>
        </w:rPr>
        <w:t xml:space="preserve">    always @(posedge aclk)</w:t>
      </w:r>
    </w:p>
    <w:p w14:paraId="22ED9844" w14:textId="77777777" w:rsidR="00405B9F" w:rsidRPr="00475807" w:rsidRDefault="00405B9F" w:rsidP="00405B9F">
      <w:pPr>
        <w:rPr>
          <w:color w:val="FF0000"/>
          <w:sz w:val="16"/>
        </w:rPr>
      </w:pPr>
      <w:r w:rsidRPr="00475807">
        <w:rPr>
          <w:color w:val="FF0000"/>
          <w:sz w:val="16"/>
        </w:rPr>
        <w:t xml:space="preserve">        if (!aresetn)</w:t>
      </w:r>
    </w:p>
    <w:p w14:paraId="0FF73D60" w14:textId="77777777" w:rsidR="00405B9F" w:rsidRPr="00475807" w:rsidRDefault="00405B9F" w:rsidP="00405B9F">
      <w:pPr>
        <w:rPr>
          <w:color w:val="FF0000"/>
          <w:sz w:val="16"/>
        </w:rPr>
      </w:pPr>
      <w:r w:rsidRPr="00475807">
        <w:rPr>
          <w:color w:val="FF0000"/>
          <w:sz w:val="16"/>
        </w:rPr>
        <w:t xml:space="preserve">            reg_dvalid &lt;= 0;</w:t>
      </w:r>
    </w:p>
    <w:p w14:paraId="1AFA4918" w14:textId="77777777" w:rsidR="00405B9F" w:rsidRPr="00475807" w:rsidRDefault="00405B9F" w:rsidP="00405B9F">
      <w:pPr>
        <w:rPr>
          <w:color w:val="FF0000"/>
          <w:sz w:val="16"/>
        </w:rPr>
      </w:pPr>
      <w:r w:rsidRPr="00475807">
        <w:rPr>
          <w:color w:val="FF0000"/>
          <w:sz w:val="16"/>
        </w:rPr>
        <w:t xml:space="preserve">        else</w:t>
      </w:r>
    </w:p>
    <w:p w14:paraId="0ED2E08F" w14:textId="77777777" w:rsidR="00405B9F" w:rsidRPr="00475807" w:rsidRDefault="00405B9F" w:rsidP="00405B9F">
      <w:pPr>
        <w:rPr>
          <w:color w:val="FF0000"/>
          <w:sz w:val="16"/>
        </w:rPr>
      </w:pPr>
      <w:r w:rsidRPr="00475807">
        <w:rPr>
          <w:color w:val="FF0000"/>
          <w:sz w:val="16"/>
        </w:rPr>
        <w:t xml:space="preserve">            reg_dvalid &lt;= dvalid;</w:t>
      </w:r>
    </w:p>
    <w:p w14:paraId="4AFD8253" w14:textId="77777777" w:rsidR="00405B9F" w:rsidRPr="00475807" w:rsidRDefault="00405B9F" w:rsidP="00405B9F">
      <w:pPr>
        <w:rPr>
          <w:color w:val="FF0000"/>
          <w:sz w:val="16"/>
        </w:rPr>
      </w:pPr>
    </w:p>
    <w:p w14:paraId="7A7D82B7" w14:textId="77777777" w:rsidR="00405B9F" w:rsidRPr="00475807" w:rsidRDefault="00405B9F" w:rsidP="00405B9F">
      <w:pPr>
        <w:rPr>
          <w:color w:val="FF0000"/>
          <w:sz w:val="16"/>
        </w:rPr>
      </w:pPr>
      <w:r w:rsidRPr="00475807">
        <w:rPr>
          <w:color w:val="FF0000"/>
          <w:sz w:val="16"/>
        </w:rPr>
        <w:t>assign valid = ((curr_state == S_LOAD &amp;&amp; next_state == S_CALC) || dvalid);</w:t>
      </w:r>
    </w:p>
    <w:p w14:paraId="3C0C9B25" w14:textId="77777777" w:rsidR="006B5256" w:rsidRPr="00475807" w:rsidRDefault="006B5256" w:rsidP="00405B9F">
      <w:pPr>
        <w:rPr>
          <w:color w:val="FF0000"/>
          <w:sz w:val="16"/>
        </w:rPr>
      </w:pPr>
    </w:p>
    <w:p w14:paraId="4AA8AD3D" w14:textId="77777777" w:rsidR="006B5256" w:rsidRPr="00475807" w:rsidRDefault="006B5256" w:rsidP="006B5256">
      <w:pPr>
        <w:rPr>
          <w:b/>
          <w:color w:val="FF0000"/>
        </w:rPr>
      </w:pPr>
      <w:r w:rsidRPr="00475807">
        <w:rPr>
          <w:b/>
          <w:color w:val="FF0000"/>
        </w:rPr>
        <w:t>Problem 5-3.</w:t>
      </w:r>
    </w:p>
    <w:p w14:paraId="440ACBFC" w14:textId="77777777" w:rsidR="00201C72" w:rsidRPr="00475807" w:rsidRDefault="006B5256" w:rsidP="00405B9F">
      <w:pPr>
        <w:rPr>
          <w:color w:val="FF0000"/>
          <w:sz w:val="16"/>
        </w:rPr>
      </w:pPr>
      <w:r w:rsidRPr="00475807">
        <w:rPr>
          <w:noProof/>
          <w:color w:val="FF0000"/>
          <w:sz w:val="16"/>
        </w:rPr>
        <w:drawing>
          <wp:inline distT="0" distB="0" distL="0" distR="0" wp14:anchorId="53F23427" wp14:editId="0DC78BE5">
            <wp:extent cx="5721350" cy="990600"/>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0344"/>
                    <a:stretch/>
                  </pic:blipFill>
                  <pic:spPr bwMode="auto">
                    <a:xfrm>
                      <a:off x="0" y="0"/>
                      <a:ext cx="5721350" cy="990600"/>
                    </a:xfrm>
                    <a:prstGeom prst="rect">
                      <a:avLst/>
                    </a:prstGeom>
                    <a:noFill/>
                    <a:ln>
                      <a:noFill/>
                    </a:ln>
                    <a:extLst>
                      <a:ext uri="{53640926-AAD7-44D8-BBD7-CCE9431645EC}">
                        <a14:shadowObscured xmlns:a14="http://schemas.microsoft.com/office/drawing/2010/main"/>
                      </a:ext>
                    </a:extLst>
                  </pic:spPr>
                </pic:pic>
              </a:graphicData>
            </a:graphic>
          </wp:inline>
        </w:drawing>
      </w:r>
    </w:p>
    <w:p w14:paraId="6D405FAE" w14:textId="77777777" w:rsidR="00201C72" w:rsidRPr="00475807" w:rsidRDefault="00201C72" w:rsidP="00201C72">
      <w:pPr>
        <w:rPr>
          <w:color w:val="FF0000"/>
        </w:rPr>
      </w:pPr>
      <w:r w:rsidRPr="00475807">
        <w:rPr>
          <w:color w:val="FF0000"/>
        </w:rPr>
        <w:t>Magenta: given / Green: to be filled</w:t>
      </w:r>
    </w:p>
    <w:p w14:paraId="59A38DF2" w14:textId="77777777" w:rsidR="00201C72" w:rsidRPr="00475807" w:rsidRDefault="00201C72" w:rsidP="00201C72">
      <w:pPr>
        <w:rPr>
          <w:color w:val="FF0000"/>
        </w:rPr>
      </w:pPr>
      <w:r w:rsidRPr="00475807">
        <w:rPr>
          <w:color w:val="FF0000"/>
        </w:rPr>
        <w:t>1) The final dout value must be 16.0 (the half of 16.0)</w:t>
      </w:r>
    </w:p>
    <w:p w14:paraId="728960F1" w14:textId="77777777" w:rsidR="00201C72" w:rsidRPr="00475807" w:rsidRDefault="00201C72" w:rsidP="00201C72">
      <w:pPr>
        <w:rPr>
          <w:color w:val="FF0000"/>
        </w:rPr>
      </w:pPr>
      <w:r w:rsidRPr="00475807">
        <w:rPr>
          <w:color w:val="FF0000"/>
        </w:rPr>
        <w:t>2) The timing of valid &amp; dvalid must be correct</w:t>
      </w:r>
    </w:p>
    <w:p w14:paraId="1B58EA33" w14:textId="77777777" w:rsidR="00201C72" w:rsidRPr="00475807" w:rsidRDefault="00201C72" w:rsidP="00201C72">
      <w:pPr>
        <w:rPr>
          <w:color w:val="FF0000"/>
        </w:rPr>
      </w:pPr>
      <w:r w:rsidRPr="00475807">
        <w:rPr>
          <w:color w:val="FF0000"/>
        </w:rPr>
        <w:t>3) The timing of done signal must be correct</w:t>
      </w:r>
    </w:p>
    <w:p w14:paraId="3D1D68B1" w14:textId="77777777" w:rsidR="00B66F05" w:rsidRDefault="00B66F05" w:rsidP="00E03DF8">
      <w:pPr>
        <w:rPr>
          <w:color w:val="000000" w:themeColor="text1"/>
        </w:rPr>
      </w:pPr>
    </w:p>
    <w:p w14:paraId="2C4610B0" w14:textId="77777777" w:rsidR="00201C72" w:rsidRDefault="00201C72" w:rsidP="00E03DF8">
      <w:pPr>
        <w:rPr>
          <w:color w:val="000000" w:themeColor="text1"/>
        </w:rPr>
      </w:pPr>
    </w:p>
    <w:p w14:paraId="16FB073B" w14:textId="77777777" w:rsidR="00475807" w:rsidRDefault="00475807" w:rsidP="00E03DF8">
      <w:pPr>
        <w:rPr>
          <w:color w:val="000000" w:themeColor="text1"/>
        </w:rPr>
      </w:pPr>
    </w:p>
    <w:p w14:paraId="56F49D03" w14:textId="77777777" w:rsidR="00DE0C40" w:rsidRDefault="00DE0C40" w:rsidP="004F468A">
      <w:pPr>
        <w:rPr>
          <w:b/>
          <w:bCs/>
          <w:color w:val="000000" w:themeColor="text1"/>
          <w:sz w:val="28"/>
          <w:szCs w:val="28"/>
        </w:rPr>
      </w:pPr>
    </w:p>
    <w:p w14:paraId="68C12314" w14:textId="77777777" w:rsidR="00DE0C40" w:rsidRDefault="00DE0C40" w:rsidP="004F468A">
      <w:pPr>
        <w:rPr>
          <w:b/>
          <w:bCs/>
          <w:color w:val="000000" w:themeColor="text1"/>
          <w:sz w:val="28"/>
          <w:szCs w:val="28"/>
        </w:rPr>
      </w:pPr>
    </w:p>
    <w:p w14:paraId="42DC7B63" w14:textId="77777777" w:rsidR="00DE0C40" w:rsidRDefault="00DE0C40" w:rsidP="004F468A">
      <w:pPr>
        <w:rPr>
          <w:b/>
          <w:bCs/>
          <w:color w:val="000000" w:themeColor="text1"/>
          <w:sz w:val="28"/>
          <w:szCs w:val="28"/>
        </w:rPr>
      </w:pPr>
    </w:p>
    <w:p w14:paraId="19178DEB" w14:textId="77777777" w:rsidR="00DE0C40" w:rsidRDefault="00DE0C40" w:rsidP="004F468A">
      <w:pPr>
        <w:rPr>
          <w:b/>
          <w:bCs/>
          <w:color w:val="000000" w:themeColor="text1"/>
          <w:sz w:val="28"/>
          <w:szCs w:val="28"/>
        </w:rPr>
      </w:pPr>
    </w:p>
    <w:p w14:paraId="646350EC" w14:textId="77777777" w:rsidR="00DE0C40" w:rsidRDefault="00DE0C40" w:rsidP="004F468A">
      <w:pPr>
        <w:rPr>
          <w:b/>
          <w:bCs/>
          <w:color w:val="000000" w:themeColor="text1"/>
          <w:sz w:val="28"/>
          <w:szCs w:val="28"/>
        </w:rPr>
      </w:pPr>
    </w:p>
    <w:p w14:paraId="7947B3A6" w14:textId="77777777" w:rsidR="00DE0C40" w:rsidRDefault="00DE0C40" w:rsidP="004F468A">
      <w:pPr>
        <w:rPr>
          <w:b/>
          <w:bCs/>
          <w:color w:val="000000" w:themeColor="text1"/>
          <w:sz w:val="28"/>
          <w:szCs w:val="28"/>
        </w:rPr>
      </w:pPr>
    </w:p>
    <w:p w14:paraId="48D24339" w14:textId="77777777" w:rsidR="00DE0C40" w:rsidRDefault="00DE0C40" w:rsidP="004F468A">
      <w:pPr>
        <w:rPr>
          <w:b/>
          <w:bCs/>
          <w:color w:val="000000" w:themeColor="text1"/>
          <w:sz w:val="28"/>
          <w:szCs w:val="28"/>
        </w:rPr>
      </w:pPr>
    </w:p>
    <w:p w14:paraId="04275D37" w14:textId="77777777" w:rsidR="00DE0C40" w:rsidRDefault="00DE0C40" w:rsidP="004F468A">
      <w:pPr>
        <w:rPr>
          <w:b/>
          <w:bCs/>
          <w:color w:val="000000" w:themeColor="text1"/>
          <w:sz w:val="28"/>
          <w:szCs w:val="28"/>
        </w:rPr>
      </w:pPr>
    </w:p>
    <w:p w14:paraId="454732B3" w14:textId="77777777" w:rsidR="00DE0C40" w:rsidRDefault="00DE0C40" w:rsidP="004F468A">
      <w:pPr>
        <w:rPr>
          <w:b/>
          <w:bCs/>
          <w:color w:val="000000" w:themeColor="text1"/>
          <w:sz w:val="28"/>
          <w:szCs w:val="28"/>
        </w:rPr>
      </w:pPr>
    </w:p>
    <w:p w14:paraId="1DF2DFB4" w14:textId="77777777" w:rsidR="00DE0C40" w:rsidRDefault="00DE0C40" w:rsidP="004F468A">
      <w:pPr>
        <w:rPr>
          <w:b/>
          <w:bCs/>
          <w:color w:val="000000" w:themeColor="text1"/>
          <w:sz w:val="28"/>
          <w:szCs w:val="28"/>
        </w:rPr>
      </w:pPr>
    </w:p>
    <w:p w14:paraId="11FD4C19" w14:textId="77777777" w:rsidR="00DE0C40" w:rsidRDefault="00DE0C40" w:rsidP="004F468A">
      <w:pPr>
        <w:rPr>
          <w:b/>
          <w:bCs/>
          <w:color w:val="000000" w:themeColor="text1"/>
          <w:sz w:val="28"/>
          <w:szCs w:val="28"/>
        </w:rPr>
      </w:pPr>
    </w:p>
    <w:p w14:paraId="345AE8C3" w14:textId="77777777" w:rsidR="00DE0C40" w:rsidRDefault="00DE0C40" w:rsidP="004F468A">
      <w:pPr>
        <w:rPr>
          <w:b/>
          <w:bCs/>
          <w:color w:val="000000" w:themeColor="text1"/>
          <w:sz w:val="28"/>
          <w:szCs w:val="28"/>
        </w:rPr>
      </w:pPr>
    </w:p>
    <w:p w14:paraId="081CDE63" w14:textId="77777777" w:rsidR="00DE0C40" w:rsidRDefault="00DE0C40" w:rsidP="004F468A">
      <w:pPr>
        <w:rPr>
          <w:b/>
          <w:bCs/>
          <w:color w:val="000000" w:themeColor="text1"/>
          <w:sz w:val="28"/>
          <w:szCs w:val="28"/>
        </w:rPr>
      </w:pPr>
    </w:p>
    <w:p w14:paraId="5C46C53D" w14:textId="77777777" w:rsidR="00DE0C40" w:rsidRDefault="00DE0C40" w:rsidP="004F468A">
      <w:pPr>
        <w:rPr>
          <w:b/>
          <w:bCs/>
          <w:color w:val="000000" w:themeColor="text1"/>
          <w:sz w:val="28"/>
          <w:szCs w:val="28"/>
        </w:rPr>
      </w:pPr>
    </w:p>
    <w:p w14:paraId="01512F59" w14:textId="77777777" w:rsidR="00DE0C40" w:rsidRDefault="00DE0C40" w:rsidP="004F468A">
      <w:pPr>
        <w:rPr>
          <w:b/>
          <w:bCs/>
          <w:color w:val="000000" w:themeColor="text1"/>
          <w:sz w:val="28"/>
          <w:szCs w:val="28"/>
        </w:rPr>
      </w:pPr>
    </w:p>
    <w:p w14:paraId="59C70A1D" w14:textId="77777777" w:rsidR="00DE0C40" w:rsidRDefault="00DE0C40" w:rsidP="004F468A">
      <w:pPr>
        <w:rPr>
          <w:b/>
          <w:bCs/>
          <w:color w:val="000000" w:themeColor="text1"/>
          <w:sz w:val="28"/>
          <w:szCs w:val="28"/>
        </w:rPr>
      </w:pPr>
    </w:p>
    <w:p w14:paraId="5F07F683" w14:textId="77777777" w:rsidR="00DE0C40" w:rsidRDefault="00DE0C40" w:rsidP="004F468A">
      <w:pPr>
        <w:rPr>
          <w:b/>
          <w:bCs/>
          <w:color w:val="000000" w:themeColor="text1"/>
          <w:sz w:val="28"/>
          <w:szCs w:val="28"/>
        </w:rPr>
      </w:pPr>
    </w:p>
    <w:p w14:paraId="75C827AB" w14:textId="77777777" w:rsidR="00DE0C40" w:rsidRDefault="00DE0C40" w:rsidP="004F468A">
      <w:pPr>
        <w:rPr>
          <w:b/>
          <w:bCs/>
          <w:color w:val="000000" w:themeColor="text1"/>
          <w:sz w:val="28"/>
          <w:szCs w:val="28"/>
        </w:rPr>
      </w:pPr>
    </w:p>
    <w:p w14:paraId="37512D5D" w14:textId="6B73E970" w:rsidR="004F468A" w:rsidRPr="00BD5CC6" w:rsidRDefault="004F468A" w:rsidP="004F468A">
      <w:pPr>
        <w:rPr>
          <w:b/>
          <w:bCs/>
          <w:color w:val="000000" w:themeColor="text1"/>
          <w:sz w:val="28"/>
          <w:szCs w:val="28"/>
        </w:rPr>
      </w:pPr>
      <w:r w:rsidRPr="004F468A">
        <w:rPr>
          <w:rFonts w:hint="eastAsia"/>
          <w:b/>
          <w:bCs/>
          <w:color w:val="000000" w:themeColor="text1"/>
          <w:sz w:val="28"/>
          <w:szCs w:val="28"/>
        </w:rPr>
        <w:t>Q</w:t>
      </w:r>
      <w:r w:rsidRPr="004F468A">
        <w:rPr>
          <w:b/>
          <w:bCs/>
          <w:color w:val="000000" w:themeColor="text1"/>
          <w:sz w:val="28"/>
          <w:szCs w:val="28"/>
        </w:rPr>
        <w:t xml:space="preserve">6. Integer </w:t>
      </w:r>
      <w:r w:rsidR="00E96723">
        <w:rPr>
          <w:b/>
          <w:bCs/>
          <w:color w:val="000000" w:themeColor="text1"/>
          <w:sz w:val="28"/>
          <w:szCs w:val="28"/>
        </w:rPr>
        <w:t xml:space="preserve">8-bit </w:t>
      </w:r>
      <w:r w:rsidRPr="004F468A">
        <w:rPr>
          <w:b/>
          <w:bCs/>
          <w:color w:val="000000" w:themeColor="text1"/>
          <w:sz w:val="28"/>
          <w:szCs w:val="28"/>
        </w:rPr>
        <w:t xml:space="preserve">&amp; Floating </w:t>
      </w:r>
      <w:r w:rsidR="00E96723">
        <w:rPr>
          <w:b/>
          <w:bCs/>
          <w:color w:val="000000" w:themeColor="text1"/>
          <w:sz w:val="28"/>
          <w:szCs w:val="28"/>
        </w:rPr>
        <w:t>P</w:t>
      </w:r>
      <w:r w:rsidRPr="004F468A">
        <w:rPr>
          <w:b/>
          <w:bCs/>
          <w:color w:val="000000" w:themeColor="text1"/>
          <w:sz w:val="28"/>
          <w:szCs w:val="28"/>
        </w:rPr>
        <w:t xml:space="preserve">oint 32-bit </w:t>
      </w:r>
      <w:r w:rsidR="00E96723">
        <w:rPr>
          <w:b/>
          <w:bCs/>
          <w:color w:val="000000" w:themeColor="text1"/>
          <w:sz w:val="28"/>
          <w:szCs w:val="28"/>
        </w:rPr>
        <w:t xml:space="preserve">Multiplier </w:t>
      </w:r>
      <w:r w:rsidRPr="004F468A">
        <w:rPr>
          <w:b/>
          <w:bCs/>
          <w:color w:val="000000" w:themeColor="text1"/>
          <w:sz w:val="28"/>
          <w:szCs w:val="28"/>
        </w:rPr>
        <w:t>(</w:t>
      </w:r>
      <w:r w:rsidR="00BD5CC6">
        <w:rPr>
          <w:b/>
          <w:bCs/>
          <w:color w:val="000000" w:themeColor="text1"/>
          <w:sz w:val="28"/>
          <w:szCs w:val="28"/>
        </w:rPr>
        <w:t>20 points)</w:t>
      </w:r>
    </w:p>
    <w:p w14:paraId="0D9F436B" w14:textId="77777777" w:rsidR="004F468A" w:rsidRDefault="004F468A" w:rsidP="004F468A">
      <w:pPr>
        <w:rPr>
          <w:color w:val="000000" w:themeColor="text1"/>
        </w:rPr>
      </w:pPr>
    </w:p>
    <w:p w14:paraId="31EA276E" w14:textId="33C72BDB" w:rsidR="004F468A" w:rsidRPr="00A743D7" w:rsidRDefault="004F468A" w:rsidP="004F468A">
      <w:pPr>
        <w:rPr>
          <w:b/>
          <w:bCs/>
          <w:color w:val="000000" w:themeColor="text1"/>
          <w:sz w:val="24"/>
        </w:rPr>
      </w:pPr>
      <w:r>
        <w:rPr>
          <w:rFonts w:hint="eastAsia"/>
          <w:b/>
          <w:bCs/>
          <w:color w:val="000000" w:themeColor="text1"/>
          <w:sz w:val="24"/>
        </w:rPr>
        <w:t>P</w:t>
      </w:r>
      <w:r>
        <w:rPr>
          <w:b/>
          <w:bCs/>
          <w:color w:val="000000" w:themeColor="text1"/>
          <w:sz w:val="24"/>
        </w:rPr>
        <w:t>roblem 6-A. (integer 8-bit multiplier)</w:t>
      </w:r>
      <w:r w:rsidR="00F22EAB">
        <w:rPr>
          <w:b/>
          <w:bCs/>
          <w:color w:val="000000" w:themeColor="text1"/>
          <w:sz w:val="24"/>
        </w:rPr>
        <w:t xml:space="preserve"> (4 points)</w:t>
      </w:r>
    </w:p>
    <w:p w14:paraId="7EF76C57" w14:textId="77777777" w:rsidR="004F468A" w:rsidRDefault="004F468A" w:rsidP="004F468A">
      <w:pPr>
        <w:rPr>
          <w:color w:val="000000" w:themeColor="text1"/>
        </w:rPr>
      </w:pPr>
      <w:r>
        <w:rPr>
          <w:rFonts w:hint="eastAsia"/>
          <w:color w:val="000000" w:themeColor="text1"/>
        </w:rPr>
        <w:t>T</w:t>
      </w:r>
      <w:r>
        <w:rPr>
          <w:color w:val="000000" w:themeColor="text1"/>
        </w:rPr>
        <w:t>he following shows the skeleton of an integer 8-bit multiplier.</w:t>
      </w:r>
    </w:p>
    <w:p w14:paraId="75044D73" w14:textId="2E196F01" w:rsidR="004F468A" w:rsidRDefault="004F468A" w:rsidP="004F468A">
      <w:pPr>
        <w:rPr>
          <w:color w:val="000000" w:themeColor="text1"/>
        </w:rPr>
      </w:pPr>
      <w:r>
        <w:rPr>
          <w:rFonts w:hint="eastAsia"/>
          <w:color w:val="000000" w:themeColor="text1"/>
        </w:rPr>
        <w:t>D</w:t>
      </w:r>
      <w:r>
        <w:rPr>
          <w:color w:val="000000" w:themeColor="text1"/>
        </w:rPr>
        <w:t>esign integer 8-bit multiplier. (Assume that multiplier is combinational logic</w:t>
      </w:r>
      <w:r w:rsidR="00E96723">
        <w:rPr>
          <w:color w:val="000000" w:themeColor="text1"/>
        </w:rPr>
        <w:t xml:space="preserve"> and adopts</w:t>
      </w:r>
      <w:r>
        <w:rPr>
          <w:color w:val="000000" w:themeColor="text1"/>
        </w:rPr>
        <w:t xml:space="preserve"> unsigned-integer)</w:t>
      </w:r>
    </w:p>
    <w:p w14:paraId="411C1AC1" w14:textId="77777777" w:rsidR="004F468A" w:rsidRDefault="004F468A" w:rsidP="004F468A">
      <w:pPr>
        <w:rPr>
          <w:color w:val="000000" w:themeColor="text1"/>
        </w:rPr>
      </w:pPr>
    </w:p>
    <w:p w14:paraId="6E3B4031" w14:textId="77777777" w:rsidR="004F468A" w:rsidRDefault="004F468A" w:rsidP="004F468A">
      <w:pPr>
        <w:pStyle w:val="a5"/>
        <w:numPr>
          <w:ilvl w:val="0"/>
          <w:numId w:val="5"/>
        </w:numPr>
        <w:ind w:leftChars="0"/>
        <w:rPr>
          <w:color w:val="000000" w:themeColor="text1"/>
        </w:rPr>
      </w:pPr>
      <w:r>
        <w:rPr>
          <w:rFonts w:hint="eastAsia"/>
          <w:color w:val="000000" w:themeColor="text1"/>
        </w:rPr>
        <w:t>C</w:t>
      </w:r>
      <w:r>
        <w:rPr>
          <w:color w:val="000000" w:themeColor="text1"/>
        </w:rPr>
        <w:t>ode</w:t>
      </w:r>
    </w:p>
    <w:p w14:paraId="721A8F15" w14:textId="77777777" w:rsidR="004F468A" w:rsidRDefault="004F468A" w:rsidP="004F468A">
      <w:pPr>
        <w:pStyle w:val="a5"/>
        <w:ind w:leftChars="0" w:left="760"/>
        <w:rPr>
          <w:color w:val="000000" w:themeColor="text1"/>
        </w:rPr>
      </w:pPr>
    </w:p>
    <w:tbl>
      <w:tblPr>
        <w:tblStyle w:val="a6"/>
        <w:tblW w:w="0" w:type="auto"/>
        <w:tblLook w:val="04A0" w:firstRow="1" w:lastRow="0" w:firstColumn="1" w:lastColumn="0" w:noHBand="0" w:noVBand="1"/>
      </w:tblPr>
      <w:tblGrid>
        <w:gridCol w:w="9016"/>
      </w:tblGrid>
      <w:tr w:rsidR="004F468A" w14:paraId="2BB680AF" w14:textId="77777777" w:rsidTr="0011350D">
        <w:tc>
          <w:tcPr>
            <w:tcW w:w="9016" w:type="dxa"/>
          </w:tcPr>
          <w:sdt>
            <w:sdtPr>
              <w:tag w:val="goog_rdk_85"/>
              <w:id w:val="703601854"/>
            </w:sdtPr>
            <w:sdtEndPr/>
            <w:sdtContent>
              <w:p w14:paraId="7FF01F6C" w14:textId="77777777" w:rsidR="004F468A" w:rsidRDefault="004F468A" w:rsidP="0011350D">
                <w:pPr>
                  <w:pBdr>
                    <w:top w:val="nil"/>
                    <w:left w:val="nil"/>
                    <w:bottom w:val="nil"/>
                    <w:right w:val="nil"/>
                    <w:between w:val="nil"/>
                  </w:pBdr>
                  <w:rPr>
                    <w:rFonts w:ascii="Times New Roman" w:eastAsia="Times New Roman" w:hAnsi="Times New Roman" w:cs="Times New Roman"/>
                    <w:sz w:val="22"/>
                    <w:szCs w:val="22"/>
                  </w:rPr>
                </w:pPr>
                <w:r>
                  <w:rPr>
                    <w:rFonts w:ascii="Times New Roman" w:eastAsia="Times New Roman" w:hAnsi="Times New Roman" w:cs="Times New Roman"/>
                    <w:sz w:val="22"/>
                    <w:szCs w:val="22"/>
                  </w:rPr>
                  <w:t>module multiplier_int8(</w:t>
                </w:r>
                <w:r>
                  <w:rPr>
                    <w:rFonts w:ascii="Times New Roman" w:eastAsia="Times New Roman" w:hAnsi="Times New Roman" w:cs="Times New Roman"/>
                    <w:sz w:val="22"/>
                    <w:szCs w:val="22"/>
                  </w:rPr>
                  <w:tab/>
                </w:r>
              </w:p>
            </w:sdtContent>
          </w:sdt>
          <w:sdt>
            <w:sdtPr>
              <w:tag w:val="goog_rdk_86"/>
              <w:id w:val="-419959940"/>
            </w:sdtPr>
            <w:sdtEndPr/>
            <w:sdtContent>
              <w:p w14:paraId="39F269BF" w14:textId="77777777" w:rsidR="004F468A" w:rsidRDefault="004F468A" w:rsidP="0011350D">
                <w:pPr>
                  <w:pBdr>
                    <w:top w:val="nil"/>
                    <w:left w:val="nil"/>
                    <w:bottom w:val="nil"/>
                    <w:right w:val="nil"/>
                    <w:between w:val="nil"/>
                  </w:pBdr>
                  <w:rPr>
                    <w:rFonts w:ascii="Times New Roman" w:eastAsia="Times New Roman" w:hAnsi="Times New Roman" w:cs="Times New Roman"/>
                    <w:sz w:val="22"/>
                    <w:szCs w:val="22"/>
                  </w:rPr>
                </w:pPr>
                <w:r>
                  <w:rPr>
                    <w:rFonts w:ascii="Times New Roman" w:eastAsia="Times New Roman" w:hAnsi="Times New Roman" w:cs="Times New Roman"/>
                    <w:sz w:val="22"/>
                    <w:szCs w:val="22"/>
                  </w:rPr>
                  <w:tab/>
                  <w:t>input [   :   ] ain,</w:t>
                </w:r>
              </w:p>
            </w:sdtContent>
          </w:sdt>
          <w:sdt>
            <w:sdtPr>
              <w:tag w:val="goog_rdk_87"/>
              <w:id w:val="1595129725"/>
            </w:sdtPr>
            <w:sdtEndPr/>
            <w:sdtContent>
              <w:p w14:paraId="23CF9370" w14:textId="77777777" w:rsidR="004F468A" w:rsidRDefault="004F468A" w:rsidP="0011350D">
                <w:pPr>
                  <w:pBdr>
                    <w:top w:val="nil"/>
                    <w:left w:val="nil"/>
                    <w:bottom w:val="nil"/>
                    <w:right w:val="nil"/>
                    <w:between w:val="nil"/>
                  </w:pBdr>
                  <w:rPr>
                    <w:rFonts w:ascii="Times New Roman" w:eastAsia="Times New Roman" w:hAnsi="Times New Roman" w:cs="Times New Roman"/>
                    <w:sz w:val="22"/>
                    <w:szCs w:val="22"/>
                  </w:rPr>
                </w:pPr>
                <w:r>
                  <w:rPr>
                    <w:rFonts w:ascii="Times New Roman" w:eastAsia="Times New Roman" w:hAnsi="Times New Roman" w:cs="Times New Roman"/>
                    <w:sz w:val="22"/>
                    <w:szCs w:val="22"/>
                  </w:rPr>
                  <w:tab/>
                  <w:t>input [   :   ] bin,</w:t>
                </w:r>
              </w:p>
            </w:sdtContent>
          </w:sdt>
          <w:sdt>
            <w:sdtPr>
              <w:tag w:val="goog_rdk_88"/>
              <w:id w:val="-2124598882"/>
            </w:sdtPr>
            <w:sdtEndPr/>
            <w:sdtContent>
              <w:p w14:paraId="6D57FB5D" w14:textId="77777777" w:rsidR="004F468A" w:rsidRDefault="004F468A" w:rsidP="0011350D">
                <w:pPr>
                  <w:pBdr>
                    <w:top w:val="nil"/>
                    <w:left w:val="nil"/>
                    <w:bottom w:val="nil"/>
                    <w:right w:val="nil"/>
                    <w:between w:val="nil"/>
                  </w:pBdr>
                  <w:rPr>
                    <w:rFonts w:ascii="Times New Roman" w:eastAsia="Times New Roman" w:hAnsi="Times New Roman" w:cs="Times New Roman"/>
                    <w:sz w:val="22"/>
                    <w:szCs w:val="22"/>
                  </w:rPr>
                </w:pPr>
                <w:r>
                  <w:rPr>
                    <w:rFonts w:ascii="Times New Roman" w:eastAsia="Times New Roman" w:hAnsi="Times New Roman" w:cs="Times New Roman"/>
                    <w:sz w:val="22"/>
                    <w:szCs w:val="22"/>
                  </w:rPr>
                  <w:tab/>
                  <w:t>output [    :    ] out</w:t>
                </w:r>
                <w:sdt>
                  <w:sdtPr>
                    <w:tag w:val="goog_rdk_89"/>
                    <w:id w:val="-693459819"/>
                    <w:showingPlcHdr/>
                  </w:sdtPr>
                  <w:sdtEndPr/>
                  <w:sdtContent>
                    <w:r>
                      <w:t xml:space="preserve">     </w:t>
                    </w:r>
                  </w:sdtContent>
                </w:sdt>
              </w:p>
            </w:sdtContent>
          </w:sdt>
          <w:sdt>
            <w:sdtPr>
              <w:tag w:val="goog_rdk_90"/>
              <w:id w:val="1176148825"/>
            </w:sdtPr>
            <w:sdtEndPr/>
            <w:sdtContent>
              <w:p w14:paraId="63530A28" w14:textId="77777777" w:rsidR="004F468A" w:rsidRDefault="004F468A" w:rsidP="0011350D">
                <w:pPr>
                  <w:pBdr>
                    <w:top w:val="nil"/>
                    <w:left w:val="nil"/>
                    <w:bottom w:val="nil"/>
                    <w:right w:val="nil"/>
                    <w:between w:val="nil"/>
                  </w:pBdr>
                  <w:rPr>
                    <w:rFonts w:ascii="Times New Roman" w:eastAsia="Times New Roman" w:hAnsi="Times New Roman" w:cs="Times New Roman"/>
                    <w:sz w:val="22"/>
                    <w:szCs w:val="22"/>
                  </w:rPr>
                </w:pPr>
                <w:r>
                  <w:rPr>
                    <w:rFonts w:ascii="Times New Roman" w:eastAsia="Times New Roman" w:hAnsi="Times New Roman" w:cs="Times New Roman"/>
                    <w:sz w:val="22"/>
                    <w:szCs w:val="22"/>
                  </w:rPr>
                  <w:tab/>
                  <w:t>);</w:t>
                </w:r>
              </w:p>
            </w:sdtContent>
          </w:sdt>
          <w:p w14:paraId="03B9859D" w14:textId="77777777" w:rsidR="004F468A" w:rsidRDefault="004F468A" w:rsidP="0011350D">
            <w:pPr>
              <w:pBdr>
                <w:top w:val="nil"/>
                <w:left w:val="nil"/>
                <w:bottom w:val="nil"/>
                <w:right w:val="nil"/>
                <w:between w:val="nil"/>
              </w:pBdr>
              <w:spacing w:line="24" w:lineRule="atLeast"/>
              <w:rPr>
                <w:rFonts w:ascii="Times New Roman" w:hAnsi="Times New Roman" w:cs="Times New Roman"/>
                <w:sz w:val="22"/>
                <w:szCs w:val="22"/>
              </w:rPr>
            </w:pPr>
          </w:p>
          <w:p w14:paraId="7F478CC8" w14:textId="77777777" w:rsidR="004F468A" w:rsidRDefault="004F468A" w:rsidP="0011350D">
            <w:pPr>
              <w:pBdr>
                <w:top w:val="nil"/>
                <w:left w:val="nil"/>
                <w:bottom w:val="nil"/>
                <w:right w:val="nil"/>
                <w:between w:val="nil"/>
              </w:pBdr>
              <w:spacing w:line="24" w:lineRule="atLeast"/>
              <w:rPr>
                <w:rFonts w:ascii="Times New Roman" w:hAnsi="Times New Roman" w:cs="Times New Roman"/>
                <w:sz w:val="22"/>
                <w:szCs w:val="22"/>
              </w:rPr>
            </w:pPr>
          </w:p>
          <w:p w14:paraId="76F0D00F" w14:textId="77777777" w:rsidR="004F468A" w:rsidRDefault="004F468A" w:rsidP="0011350D">
            <w:pPr>
              <w:pBdr>
                <w:top w:val="nil"/>
                <w:left w:val="nil"/>
                <w:bottom w:val="nil"/>
                <w:right w:val="nil"/>
                <w:between w:val="nil"/>
              </w:pBdr>
              <w:spacing w:line="24" w:lineRule="atLeast"/>
              <w:rPr>
                <w:rFonts w:ascii="Times New Roman" w:hAnsi="Times New Roman" w:cs="Times New Roman"/>
                <w:sz w:val="22"/>
                <w:szCs w:val="22"/>
              </w:rPr>
            </w:pPr>
          </w:p>
          <w:p w14:paraId="0F6AD5F3" w14:textId="77777777" w:rsidR="004F468A" w:rsidRDefault="004F468A" w:rsidP="0011350D">
            <w:pPr>
              <w:pBdr>
                <w:top w:val="nil"/>
                <w:left w:val="nil"/>
                <w:bottom w:val="nil"/>
                <w:right w:val="nil"/>
                <w:between w:val="nil"/>
              </w:pBdr>
              <w:spacing w:line="24" w:lineRule="atLeast"/>
              <w:rPr>
                <w:rFonts w:ascii="Times New Roman" w:hAnsi="Times New Roman" w:cs="Times New Roman"/>
                <w:sz w:val="22"/>
                <w:szCs w:val="22"/>
              </w:rPr>
            </w:pPr>
          </w:p>
          <w:sdt>
            <w:sdtPr>
              <w:tag w:val="goog_rdk_125"/>
              <w:id w:val="520209831"/>
            </w:sdtPr>
            <w:sdtEndPr/>
            <w:sdtContent>
              <w:p w14:paraId="109E808E" w14:textId="77777777" w:rsidR="004F468A" w:rsidRDefault="004F468A" w:rsidP="0011350D">
                <w:pPr>
                  <w:rPr>
                    <w:color w:val="000000" w:themeColor="text1"/>
                  </w:rPr>
                </w:pPr>
                <w:r>
                  <w:rPr>
                    <w:rFonts w:ascii="Times New Roman" w:eastAsia="Times New Roman" w:hAnsi="Times New Roman" w:cs="Times New Roman"/>
                    <w:sz w:val="22"/>
                    <w:szCs w:val="22"/>
                  </w:rPr>
                  <w:t>endmodule</w:t>
                </w:r>
              </w:p>
            </w:sdtContent>
          </w:sdt>
        </w:tc>
      </w:tr>
    </w:tbl>
    <w:p w14:paraId="13737CCA" w14:textId="77777777" w:rsidR="004F468A" w:rsidRDefault="004F468A" w:rsidP="004F468A">
      <w:pPr>
        <w:rPr>
          <w:color w:val="000000" w:themeColor="text1"/>
        </w:rPr>
      </w:pPr>
    </w:p>
    <w:p w14:paraId="5087023C" w14:textId="7BD27AFF" w:rsidR="004F468A" w:rsidRDefault="004F468A" w:rsidP="004F468A">
      <w:pPr>
        <w:rPr>
          <w:color w:val="FF0000"/>
        </w:rPr>
      </w:pPr>
      <w:r>
        <w:rPr>
          <w:color w:val="FF0000"/>
        </w:rPr>
        <w:t>[</w:t>
      </w:r>
      <w:r w:rsidRPr="00BE6230">
        <w:rPr>
          <w:rFonts w:hint="eastAsia"/>
          <w:color w:val="FF0000"/>
        </w:rPr>
        <w:t>A</w:t>
      </w:r>
      <w:r w:rsidRPr="00BE6230">
        <w:rPr>
          <w:color w:val="FF0000"/>
        </w:rPr>
        <w:t>nswer</w:t>
      </w:r>
      <w:r>
        <w:rPr>
          <w:color w:val="FF0000"/>
        </w:rPr>
        <w:t>]</w:t>
      </w:r>
    </w:p>
    <w:p w14:paraId="54C57369" w14:textId="5B2BEDED" w:rsidR="00457CA8" w:rsidRDefault="00457CA8" w:rsidP="004F468A">
      <w:pPr>
        <w:rPr>
          <w:color w:val="FF0000"/>
        </w:rPr>
      </w:pPr>
      <w:r>
        <w:rPr>
          <w:rFonts w:hint="eastAsia"/>
          <w:color w:val="FF0000"/>
        </w:rPr>
        <w:t>채점기준</w:t>
      </w:r>
    </w:p>
    <w:p w14:paraId="3F5374EA" w14:textId="5A229863" w:rsidR="00457CA8" w:rsidRDefault="00457CA8" w:rsidP="004F468A">
      <w:pPr>
        <w:rPr>
          <w:color w:val="FF0000"/>
        </w:rPr>
      </w:pPr>
      <w:r>
        <w:rPr>
          <w:color w:val="FF0000"/>
        </w:rPr>
        <w:t xml:space="preserve">Input, </w:t>
      </w:r>
      <w:r>
        <w:rPr>
          <w:rFonts w:hint="eastAsia"/>
          <w:color w:val="FF0000"/>
        </w:rPr>
        <w:t>o</w:t>
      </w:r>
      <w:r>
        <w:rPr>
          <w:color w:val="FF0000"/>
        </w:rPr>
        <w:t>utput bit</w:t>
      </w:r>
      <w:r>
        <w:rPr>
          <w:rFonts w:hint="eastAsia"/>
          <w:color w:val="FF0000"/>
        </w:rPr>
        <w:t>수</w:t>
      </w:r>
      <w:r>
        <w:rPr>
          <w:rFonts w:hint="eastAsia"/>
          <w:color w:val="FF0000"/>
        </w:rPr>
        <w:t xml:space="preserve"> </w:t>
      </w:r>
      <w:r>
        <w:rPr>
          <w:color w:val="FF0000"/>
        </w:rPr>
        <w:t>=&gt;</w:t>
      </w:r>
      <w:r>
        <w:rPr>
          <w:rFonts w:hint="eastAsia"/>
          <w:color w:val="FF0000"/>
        </w:rPr>
        <w:t xml:space="preserve"> </w:t>
      </w:r>
      <w:r>
        <w:rPr>
          <w:color w:val="FF0000"/>
        </w:rPr>
        <w:t>2</w:t>
      </w:r>
      <w:r>
        <w:rPr>
          <w:rFonts w:hint="eastAsia"/>
          <w:color w:val="FF0000"/>
        </w:rPr>
        <w:t>점</w:t>
      </w:r>
    </w:p>
    <w:p w14:paraId="02133670" w14:textId="6CB7AE1E" w:rsidR="00457CA8" w:rsidRPr="00BE6230" w:rsidRDefault="00457CA8" w:rsidP="004F468A">
      <w:pPr>
        <w:rPr>
          <w:color w:val="FF0000"/>
        </w:rPr>
      </w:pPr>
      <w:r>
        <w:rPr>
          <w:color w:val="FF0000"/>
        </w:rPr>
        <w:t>Assign =&gt; 2</w:t>
      </w:r>
      <w:r>
        <w:rPr>
          <w:rFonts w:hint="eastAsia"/>
          <w:color w:val="FF0000"/>
        </w:rPr>
        <w:t>점</w:t>
      </w:r>
    </w:p>
    <w:tbl>
      <w:tblPr>
        <w:tblStyle w:val="a6"/>
        <w:tblW w:w="0" w:type="auto"/>
        <w:tblLook w:val="04A0" w:firstRow="1" w:lastRow="0" w:firstColumn="1" w:lastColumn="0" w:noHBand="0" w:noVBand="1"/>
      </w:tblPr>
      <w:tblGrid>
        <w:gridCol w:w="9016"/>
      </w:tblGrid>
      <w:tr w:rsidR="004F468A" w14:paraId="5EDCC939" w14:textId="77777777" w:rsidTr="0011350D">
        <w:tc>
          <w:tcPr>
            <w:tcW w:w="9016" w:type="dxa"/>
          </w:tcPr>
          <w:sdt>
            <w:sdtPr>
              <w:tag w:val="goog_rdk_85"/>
              <w:id w:val="-49314110"/>
            </w:sdtPr>
            <w:sdtEndPr/>
            <w:sdtContent>
              <w:p w14:paraId="666DA21E" w14:textId="77777777" w:rsidR="004F468A" w:rsidRDefault="004F468A" w:rsidP="0011350D">
                <w:pPr>
                  <w:pBdr>
                    <w:top w:val="nil"/>
                    <w:left w:val="nil"/>
                    <w:bottom w:val="nil"/>
                    <w:right w:val="nil"/>
                    <w:between w:val="nil"/>
                  </w:pBdr>
                  <w:rPr>
                    <w:rFonts w:ascii="Times New Roman" w:eastAsia="Times New Roman" w:hAnsi="Times New Roman" w:cs="Times New Roman"/>
                    <w:sz w:val="22"/>
                    <w:szCs w:val="22"/>
                  </w:rPr>
                </w:pPr>
                <w:r>
                  <w:rPr>
                    <w:rFonts w:ascii="Times New Roman" w:eastAsia="Times New Roman" w:hAnsi="Times New Roman" w:cs="Times New Roman"/>
                    <w:sz w:val="22"/>
                    <w:szCs w:val="22"/>
                  </w:rPr>
                  <w:t>module multiplier_int8(</w:t>
                </w:r>
                <w:r>
                  <w:rPr>
                    <w:rFonts w:ascii="Times New Roman" w:eastAsia="Times New Roman" w:hAnsi="Times New Roman" w:cs="Times New Roman"/>
                    <w:sz w:val="22"/>
                    <w:szCs w:val="22"/>
                  </w:rPr>
                  <w:tab/>
                </w:r>
              </w:p>
            </w:sdtContent>
          </w:sdt>
          <w:sdt>
            <w:sdtPr>
              <w:tag w:val="goog_rdk_86"/>
              <w:id w:val="792868592"/>
            </w:sdtPr>
            <w:sdtEndPr/>
            <w:sdtContent>
              <w:p w14:paraId="16F14F70" w14:textId="77777777" w:rsidR="004F468A" w:rsidRDefault="004F468A" w:rsidP="0011350D">
                <w:pPr>
                  <w:pBdr>
                    <w:top w:val="nil"/>
                    <w:left w:val="nil"/>
                    <w:bottom w:val="nil"/>
                    <w:right w:val="nil"/>
                    <w:between w:val="nil"/>
                  </w:pBdr>
                  <w:rPr>
                    <w:rFonts w:ascii="Times New Roman" w:eastAsia="Times New Roman" w:hAnsi="Times New Roman" w:cs="Times New Roman"/>
                    <w:sz w:val="22"/>
                    <w:szCs w:val="22"/>
                  </w:rPr>
                </w:pPr>
                <w:r>
                  <w:rPr>
                    <w:rFonts w:ascii="Times New Roman" w:eastAsia="Times New Roman" w:hAnsi="Times New Roman" w:cs="Times New Roman"/>
                    <w:sz w:val="22"/>
                    <w:szCs w:val="22"/>
                  </w:rPr>
                  <w:tab/>
                  <w:t>input [7:0] ain,</w:t>
                </w:r>
              </w:p>
            </w:sdtContent>
          </w:sdt>
          <w:sdt>
            <w:sdtPr>
              <w:tag w:val="goog_rdk_87"/>
              <w:id w:val="-504596242"/>
            </w:sdtPr>
            <w:sdtEndPr/>
            <w:sdtContent>
              <w:p w14:paraId="42813CCD" w14:textId="77777777" w:rsidR="004F468A" w:rsidRDefault="004F468A" w:rsidP="0011350D">
                <w:pPr>
                  <w:pBdr>
                    <w:top w:val="nil"/>
                    <w:left w:val="nil"/>
                    <w:bottom w:val="nil"/>
                    <w:right w:val="nil"/>
                    <w:between w:val="nil"/>
                  </w:pBdr>
                  <w:rPr>
                    <w:rFonts w:ascii="Times New Roman" w:eastAsia="Times New Roman" w:hAnsi="Times New Roman" w:cs="Times New Roman"/>
                    <w:sz w:val="22"/>
                    <w:szCs w:val="22"/>
                  </w:rPr>
                </w:pPr>
                <w:r>
                  <w:rPr>
                    <w:rFonts w:ascii="Times New Roman" w:eastAsia="Times New Roman" w:hAnsi="Times New Roman" w:cs="Times New Roman"/>
                    <w:sz w:val="22"/>
                    <w:szCs w:val="22"/>
                  </w:rPr>
                  <w:tab/>
                  <w:t>input [7:0] bin,</w:t>
                </w:r>
              </w:p>
            </w:sdtContent>
          </w:sdt>
          <w:sdt>
            <w:sdtPr>
              <w:tag w:val="goog_rdk_88"/>
              <w:id w:val="-1947297625"/>
            </w:sdtPr>
            <w:sdtEndPr/>
            <w:sdtContent>
              <w:p w14:paraId="73065864" w14:textId="77777777" w:rsidR="004F468A" w:rsidRDefault="004F468A" w:rsidP="0011350D">
                <w:pPr>
                  <w:pBdr>
                    <w:top w:val="nil"/>
                    <w:left w:val="nil"/>
                    <w:bottom w:val="nil"/>
                    <w:right w:val="nil"/>
                    <w:between w:val="nil"/>
                  </w:pBdr>
                  <w:rPr>
                    <w:rFonts w:ascii="Times New Roman" w:eastAsia="Times New Roman" w:hAnsi="Times New Roman" w:cs="Times New Roman"/>
                    <w:sz w:val="22"/>
                    <w:szCs w:val="22"/>
                  </w:rPr>
                </w:pPr>
                <w:r>
                  <w:rPr>
                    <w:rFonts w:ascii="Times New Roman" w:eastAsia="Times New Roman" w:hAnsi="Times New Roman" w:cs="Times New Roman"/>
                    <w:sz w:val="22"/>
                    <w:szCs w:val="22"/>
                  </w:rPr>
                  <w:tab/>
                  <w:t>output [15:0] out</w:t>
                </w:r>
                <w:sdt>
                  <w:sdtPr>
                    <w:tag w:val="goog_rdk_89"/>
                    <w:id w:val="-1581437617"/>
                    <w:showingPlcHdr/>
                  </w:sdtPr>
                  <w:sdtEndPr/>
                  <w:sdtContent>
                    <w:r>
                      <w:t xml:space="preserve">     </w:t>
                    </w:r>
                  </w:sdtContent>
                </w:sdt>
              </w:p>
            </w:sdtContent>
          </w:sdt>
          <w:sdt>
            <w:sdtPr>
              <w:tag w:val="goog_rdk_90"/>
              <w:id w:val="1893537695"/>
            </w:sdtPr>
            <w:sdtEndPr/>
            <w:sdtContent>
              <w:p w14:paraId="5579DEF3" w14:textId="77777777" w:rsidR="004F468A" w:rsidRDefault="004F468A" w:rsidP="0011350D">
                <w:pPr>
                  <w:pBdr>
                    <w:top w:val="nil"/>
                    <w:left w:val="nil"/>
                    <w:bottom w:val="nil"/>
                    <w:right w:val="nil"/>
                    <w:between w:val="nil"/>
                  </w:pBdr>
                  <w:rPr>
                    <w:rFonts w:ascii="Times New Roman" w:eastAsia="Times New Roman" w:hAnsi="Times New Roman" w:cs="Times New Roman"/>
                    <w:sz w:val="22"/>
                    <w:szCs w:val="22"/>
                  </w:rPr>
                </w:pPr>
                <w:r>
                  <w:rPr>
                    <w:rFonts w:ascii="Times New Roman" w:eastAsia="Times New Roman" w:hAnsi="Times New Roman" w:cs="Times New Roman"/>
                    <w:sz w:val="22"/>
                    <w:szCs w:val="22"/>
                  </w:rPr>
                  <w:tab/>
                  <w:t>);</w:t>
                </w:r>
              </w:p>
            </w:sdtContent>
          </w:sdt>
          <w:p w14:paraId="3F6AFC66" w14:textId="77777777" w:rsidR="004F468A" w:rsidRDefault="004F468A" w:rsidP="0011350D">
            <w:pPr>
              <w:pBdr>
                <w:top w:val="nil"/>
                <w:left w:val="nil"/>
                <w:bottom w:val="nil"/>
                <w:right w:val="nil"/>
                <w:between w:val="nil"/>
              </w:pBdr>
              <w:spacing w:line="24" w:lineRule="atLeast"/>
              <w:rPr>
                <w:rFonts w:ascii="Times New Roman" w:hAnsi="Times New Roman" w:cs="Times New Roman"/>
                <w:sz w:val="22"/>
                <w:szCs w:val="22"/>
              </w:rPr>
            </w:pPr>
          </w:p>
          <w:p w14:paraId="0661B305" w14:textId="77777777" w:rsidR="004F468A" w:rsidRDefault="004F468A" w:rsidP="0011350D">
            <w:pPr>
              <w:pBdr>
                <w:top w:val="nil"/>
                <w:left w:val="nil"/>
                <w:bottom w:val="nil"/>
                <w:right w:val="nil"/>
                <w:between w:val="nil"/>
              </w:pBdr>
              <w:spacing w:line="24" w:lineRule="atLeast"/>
              <w:rPr>
                <w:rFonts w:ascii="Times New Roman" w:hAnsi="Times New Roman" w:cs="Times New Roman"/>
                <w:sz w:val="22"/>
                <w:szCs w:val="22"/>
              </w:rPr>
            </w:pPr>
            <w:r>
              <w:rPr>
                <w:rFonts w:ascii="Times New Roman" w:hAnsi="Times New Roman" w:cs="Times New Roman" w:hint="eastAsia"/>
                <w:sz w:val="22"/>
                <w:szCs w:val="22"/>
              </w:rPr>
              <w:t xml:space="preserve"> </w:t>
            </w:r>
            <w:r>
              <w:rPr>
                <w:rFonts w:ascii="Times New Roman" w:hAnsi="Times New Roman" w:cs="Times New Roman"/>
                <w:sz w:val="22"/>
                <w:szCs w:val="22"/>
              </w:rPr>
              <w:t xml:space="preserve">      assign out = ain*bin;</w:t>
            </w:r>
          </w:p>
          <w:p w14:paraId="6D1D71BF" w14:textId="77777777" w:rsidR="004F468A" w:rsidRDefault="004F468A" w:rsidP="0011350D">
            <w:pPr>
              <w:pBdr>
                <w:top w:val="nil"/>
                <w:left w:val="nil"/>
                <w:bottom w:val="nil"/>
                <w:right w:val="nil"/>
                <w:between w:val="nil"/>
              </w:pBdr>
              <w:spacing w:line="24" w:lineRule="atLeast"/>
              <w:rPr>
                <w:rFonts w:ascii="Times New Roman" w:hAnsi="Times New Roman" w:cs="Times New Roman"/>
                <w:sz w:val="22"/>
                <w:szCs w:val="22"/>
              </w:rPr>
            </w:pPr>
          </w:p>
          <w:sdt>
            <w:sdtPr>
              <w:tag w:val="goog_rdk_125"/>
              <w:id w:val="1912041590"/>
            </w:sdtPr>
            <w:sdtEndPr/>
            <w:sdtContent>
              <w:p w14:paraId="1DA1AFAA" w14:textId="77777777" w:rsidR="004F468A" w:rsidRDefault="004F468A" w:rsidP="0011350D">
                <w:pPr>
                  <w:rPr>
                    <w:color w:val="000000" w:themeColor="text1"/>
                  </w:rPr>
                </w:pPr>
                <w:r>
                  <w:rPr>
                    <w:rFonts w:ascii="Times New Roman" w:eastAsia="Times New Roman" w:hAnsi="Times New Roman" w:cs="Times New Roman"/>
                    <w:sz w:val="22"/>
                    <w:szCs w:val="22"/>
                  </w:rPr>
                  <w:t>endmodule</w:t>
                </w:r>
              </w:p>
            </w:sdtContent>
          </w:sdt>
        </w:tc>
      </w:tr>
    </w:tbl>
    <w:p w14:paraId="57207FF3" w14:textId="77777777" w:rsidR="004F468A" w:rsidRDefault="004F468A" w:rsidP="004F468A">
      <w:pPr>
        <w:rPr>
          <w:color w:val="000000" w:themeColor="text1"/>
        </w:rPr>
      </w:pPr>
    </w:p>
    <w:p w14:paraId="14D96ADE" w14:textId="251B7FA8" w:rsidR="004F468A" w:rsidRPr="00A743D7" w:rsidRDefault="004F468A" w:rsidP="004F468A">
      <w:pPr>
        <w:rPr>
          <w:b/>
          <w:bCs/>
          <w:color w:val="000000" w:themeColor="text1"/>
          <w:sz w:val="24"/>
        </w:rPr>
      </w:pPr>
      <w:r>
        <w:rPr>
          <w:rFonts w:hint="eastAsia"/>
          <w:b/>
          <w:bCs/>
          <w:color w:val="000000" w:themeColor="text1"/>
          <w:sz w:val="24"/>
        </w:rPr>
        <w:t>P</w:t>
      </w:r>
      <w:r>
        <w:rPr>
          <w:b/>
          <w:bCs/>
          <w:color w:val="000000" w:themeColor="text1"/>
          <w:sz w:val="24"/>
        </w:rPr>
        <w:t>roblem 6-B. (floating point 32-bit multiplier)</w:t>
      </w:r>
      <w:r w:rsidR="00F22EAB">
        <w:rPr>
          <w:b/>
          <w:bCs/>
          <w:color w:val="000000" w:themeColor="text1"/>
          <w:sz w:val="24"/>
        </w:rPr>
        <w:t xml:space="preserve"> (12 points)</w:t>
      </w:r>
    </w:p>
    <w:p w14:paraId="315874E6" w14:textId="56B277D5" w:rsidR="00E96723" w:rsidRDefault="00E96723" w:rsidP="00E96723">
      <w:pPr>
        <w:rPr>
          <w:color w:val="000000" w:themeColor="text1"/>
        </w:rPr>
      </w:pPr>
      <w:r>
        <w:rPr>
          <w:rFonts w:hint="eastAsia"/>
          <w:color w:val="000000" w:themeColor="text1"/>
        </w:rPr>
        <w:t>C</w:t>
      </w:r>
      <w:r>
        <w:rPr>
          <w:color w:val="000000" w:themeColor="text1"/>
        </w:rPr>
        <w:t>onsider floating point 32-bit (fp32) data format as follows.</w:t>
      </w:r>
    </w:p>
    <w:p w14:paraId="17AC04CB" w14:textId="77777777" w:rsidR="00E96723" w:rsidRDefault="00E96723" w:rsidP="00E96723">
      <w:pPr>
        <w:rPr>
          <w:color w:val="000000" w:themeColor="text1"/>
        </w:rPr>
      </w:pPr>
    </w:p>
    <w:p w14:paraId="298972D9" w14:textId="77777777" w:rsidR="00E96723" w:rsidRPr="00D50A95" w:rsidRDefault="00E96723" w:rsidP="00E96723">
      <w:pPr>
        <w:jc w:val="center"/>
        <w:rPr>
          <w:color w:val="000000" w:themeColor="text1"/>
        </w:rPr>
      </w:pPr>
      <w:r>
        <w:rPr>
          <w:noProof/>
        </w:rPr>
        <w:drawing>
          <wp:inline distT="0" distB="0" distL="0" distR="0" wp14:anchorId="1907B9C3" wp14:editId="586E39E4">
            <wp:extent cx="4010891" cy="598805"/>
            <wp:effectExtent l="0" t="0" r="8890" b="0"/>
            <wp:docPr id="10" name="그림 10" descr="Float exampl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at example.svg"/>
                    <pic:cNvPicPr>
                      <a:picLocks noChangeAspect="1" noChangeArrowheads="1"/>
                    </pic:cNvPicPr>
                  </pic:nvPicPr>
                  <pic:blipFill rotWithShape="1">
                    <a:blip r:embed="rId16">
                      <a:extLst>
                        <a:ext uri="{28A0092B-C50C-407E-A947-70E740481C1C}">
                          <a14:useLocalDpi xmlns:a14="http://schemas.microsoft.com/office/drawing/2010/main" val="0"/>
                        </a:ext>
                      </a:extLst>
                    </a:blip>
                    <a:srcRect r="14901"/>
                    <a:stretch/>
                  </pic:blipFill>
                  <pic:spPr bwMode="auto">
                    <a:xfrm>
                      <a:off x="0" y="0"/>
                      <a:ext cx="4177066" cy="623614"/>
                    </a:xfrm>
                    <a:prstGeom prst="rect">
                      <a:avLst/>
                    </a:prstGeom>
                    <a:noFill/>
                    <a:ln>
                      <a:noFill/>
                    </a:ln>
                    <a:extLst>
                      <a:ext uri="{53640926-AAD7-44D8-BBD7-CCE9431645EC}">
                        <a14:shadowObscured xmlns:a14="http://schemas.microsoft.com/office/drawing/2010/main"/>
                      </a:ext>
                    </a:extLst>
                  </pic:spPr>
                </pic:pic>
              </a:graphicData>
            </a:graphic>
          </wp:inline>
        </w:drawing>
      </w:r>
    </w:p>
    <w:p w14:paraId="4F7586AB" w14:textId="77777777" w:rsidR="00E96723" w:rsidRDefault="00E96723" w:rsidP="004F468A">
      <w:pPr>
        <w:rPr>
          <w:color w:val="000000" w:themeColor="text1"/>
        </w:rPr>
      </w:pPr>
    </w:p>
    <w:p w14:paraId="73E5751A" w14:textId="5E4D1D9A" w:rsidR="004F468A" w:rsidRDefault="004F468A" w:rsidP="004F468A">
      <w:pPr>
        <w:rPr>
          <w:color w:val="000000" w:themeColor="text1"/>
        </w:rPr>
      </w:pPr>
      <w:r>
        <w:rPr>
          <w:color w:val="000000" w:themeColor="text1"/>
        </w:rPr>
        <w:t>The following shows the skeleton of a floating point 32-bit multiplier.</w:t>
      </w:r>
    </w:p>
    <w:p w14:paraId="44CA57F6" w14:textId="21BF81CF" w:rsidR="004F468A" w:rsidRDefault="004F468A" w:rsidP="004F468A">
      <w:pPr>
        <w:rPr>
          <w:color w:val="000000" w:themeColor="text1"/>
        </w:rPr>
      </w:pPr>
      <w:r>
        <w:rPr>
          <w:rFonts w:hint="eastAsia"/>
          <w:color w:val="000000" w:themeColor="text1"/>
        </w:rPr>
        <w:t>D</w:t>
      </w:r>
      <w:r>
        <w:rPr>
          <w:color w:val="000000" w:themeColor="text1"/>
        </w:rPr>
        <w:t>esign floating point 32-bit multiplier. (Assume that multiplier is combinational logic</w:t>
      </w:r>
      <w:r w:rsidR="00E96723">
        <w:rPr>
          <w:color w:val="000000" w:themeColor="text1"/>
        </w:rPr>
        <w:t xml:space="preserve"> and</w:t>
      </w:r>
      <w:r>
        <w:rPr>
          <w:color w:val="000000" w:themeColor="text1"/>
        </w:rPr>
        <w:t xml:space="preserve"> </w:t>
      </w:r>
      <w:r w:rsidR="00E96723">
        <w:rPr>
          <w:color w:val="000000" w:themeColor="text1"/>
        </w:rPr>
        <w:t>i</w:t>
      </w:r>
      <w:r>
        <w:rPr>
          <w:color w:val="000000" w:themeColor="text1"/>
        </w:rPr>
        <w:t>gnore</w:t>
      </w:r>
      <w:r w:rsidR="00E96723">
        <w:rPr>
          <w:color w:val="000000" w:themeColor="text1"/>
        </w:rPr>
        <w:t>s</w:t>
      </w:r>
      <w:r>
        <w:rPr>
          <w:color w:val="000000" w:themeColor="text1"/>
        </w:rPr>
        <w:t xml:space="preserve"> underflow.)</w:t>
      </w:r>
    </w:p>
    <w:p w14:paraId="219D5967" w14:textId="77777777" w:rsidR="004F468A" w:rsidRDefault="004F468A" w:rsidP="004F468A">
      <w:pPr>
        <w:rPr>
          <w:color w:val="000000" w:themeColor="text1"/>
        </w:rPr>
      </w:pPr>
    </w:p>
    <w:p w14:paraId="2C7B8083" w14:textId="77777777" w:rsidR="004F468A" w:rsidRDefault="004F468A" w:rsidP="004F468A">
      <w:pPr>
        <w:pStyle w:val="a5"/>
        <w:numPr>
          <w:ilvl w:val="0"/>
          <w:numId w:val="5"/>
        </w:numPr>
        <w:ind w:leftChars="0"/>
        <w:rPr>
          <w:color w:val="000000" w:themeColor="text1"/>
        </w:rPr>
      </w:pPr>
      <w:r>
        <w:rPr>
          <w:rFonts w:hint="eastAsia"/>
          <w:color w:val="000000" w:themeColor="text1"/>
        </w:rPr>
        <w:t>C</w:t>
      </w:r>
      <w:r>
        <w:rPr>
          <w:color w:val="000000" w:themeColor="text1"/>
        </w:rPr>
        <w:t>ode</w:t>
      </w:r>
    </w:p>
    <w:p w14:paraId="18FDEEFE" w14:textId="77777777" w:rsidR="004F468A" w:rsidRDefault="004F468A" w:rsidP="004F468A">
      <w:pPr>
        <w:pStyle w:val="a5"/>
        <w:ind w:leftChars="0" w:left="760"/>
        <w:rPr>
          <w:color w:val="000000" w:themeColor="text1"/>
        </w:rPr>
      </w:pPr>
    </w:p>
    <w:tbl>
      <w:tblPr>
        <w:tblStyle w:val="a6"/>
        <w:tblW w:w="0" w:type="auto"/>
        <w:tblLook w:val="04A0" w:firstRow="1" w:lastRow="0" w:firstColumn="1" w:lastColumn="0" w:noHBand="0" w:noVBand="1"/>
      </w:tblPr>
      <w:tblGrid>
        <w:gridCol w:w="9016"/>
      </w:tblGrid>
      <w:tr w:rsidR="004F468A" w14:paraId="240403B2" w14:textId="77777777" w:rsidTr="0011350D">
        <w:tc>
          <w:tcPr>
            <w:tcW w:w="9016" w:type="dxa"/>
          </w:tcPr>
          <w:sdt>
            <w:sdtPr>
              <w:tag w:val="goog_rdk_85"/>
              <w:id w:val="844447602"/>
            </w:sdtPr>
            <w:sdtEndPr/>
            <w:sdtContent>
              <w:p w14:paraId="60C65219" w14:textId="77777777" w:rsidR="004F468A" w:rsidRDefault="004F468A" w:rsidP="0011350D">
                <w:pPr>
                  <w:pBdr>
                    <w:top w:val="nil"/>
                    <w:left w:val="nil"/>
                    <w:bottom w:val="nil"/>
                    <w:right w:val="nil"/>
                    <w:between w:val="nil"/>
                  </w:pBdr>
                  <w:rPr>
                    <w:rFonts w:ascii="Times New Roman" w:eastAsia="Times New Roman" w:hAnsi="Times New Roman" w:cs="Times New Roman"/>
                    <w:sz w:val="22"/>
                    <w:szCs w:val="22"/>
                  </w:rPr>
                </w:pPr>
                <w:r>
                  <w:rPr>
                    <w:rFonts w:ascii="Times New Roman" w:eastAsia="Times New Roman" w:hAnsi="Times New Roman" w:cs="Times New Roman"/>
                    <w:sz w:val="22"/>
                    <w:szCs w:val="22"/>
                  </w:rPr>
                  <w:t>module multiplier_fp32(</w:t>
                </w:r>
                <w:r>
                  <w:rPr>
                    <w:rFonts w:ascii="Times New Roman" w:eastAsia="Times New Roman" w:hAnsi="Times New Roman" w:cs="Times New Roman"/>
                    <w:sz w:val="22"/>
                    <w:szCs w:val="22"/>
                  </w:rPr>
                  <w:tab/>
                </w:r>
              </w:p>
            </w:sdtContent>
          </w:sdt>
          <w:sdt>
            <w:sdtPr>
              <w:tag w:val="goog_rdk_86"/>
              <w:id w:val="1591578282"/>
            </w:sdtPr>
            <w:sdtEndPr/>
            <w:sdtContent>
              <w:p w14:paraId="33488264" w14:textId="77777777" w:rsidR="004F468A" w:rsidRDefault="004F468A" w:rsidP="0011350D">
                <w:pPr>
                  <w:pBdr>
                    <w:top w:val="nil"/>
                    <w:left w:val="nil"/>
                    <w:bottom w:val="nil"/>
                    <w:right w:val="nil"/>
                    <w:between w:val="nil"/>
                  </w:pBdr>
                  <w:rPr>
                    <w:rFonts w:ascii="Times New Roman" w:eastAsia="Times New Roman" w:hAnsi="Times New Roman" w:cs="Times New Roman"/>
                    <w:sz w:val="22"/>
                    <w:szCs w:val="22"/>
                  </w:rPr>
                </w:pPr>
                <w:r>
                  <w:rPr>
                    <w:rFonts w:ascii="Times New Roman" w:eastAsia="Times New Roman" w:hAnsi="Times New Roman" w:cs="Times New Roman"/>
                    <w:sz w:val="22"/>
                    <w:szCs w:val="22"/>
                  </w:rPr>
                  <w:tab/>
                  <w:t>input [   :   ] ain,</w:t>
                </w:r>
              </w:p>
            </w:sdtContent>
          </w:sdt>
          <w:sdt>
            <w:sdtPr>
              <w:tag w:val="goog_rdk_87"/>
              <w:id w:val="1890684721"/>
            </w:sdtPr>
            <w:sdtEndPr/>
            <w:sdtContent>
              <w:p w14:paraId="7FBF1316" w14:textId="77777777" w:rsidR="004F468A" w:rsidRDefault="004F468A" w:rsidP="0011350D">
                <w:pPr>
                  <w:pBdr>
                    <w:top w:val="nil"/>
                    <w:left w:val="nil"/>
                    <w:bottom w:val="nil"/>
                    <w:right w:val="nil"/>
                    <w:between w:val="nil"/>
                  </w:pBdr>
                  <w:rPr>
                    <w:rFonts w:ascii="Times New Roman" w:eastAsia="Times New Roman" w:hAnsi="Times New Roman" w:cs="Times New Roman"/>
                    <w:sz w:val="22"/>
                    <w:szCs w:val="22"/>
                  </w:rPr>
                </w:pPr>
                <w:r>
                  <w:rPr>
                    <w:rFonts w:ascii="Times New Roman" w:eastAsia="Times New Roman" w:hAnsi="Times New Roman" w:cs="Times New Roman"/>
                    <w:sz w:val="22"/>
                    <w:szCs w:val="22"/>
                  </w:rPr>
                  <w:tab/>
                  <w:t>input [   :   ] bin,</w:t>
                </w:r>
              </w:p>
            </w:sdtContent>
          </w:sdt>
          <w:sdt>
            <w:sdtPr>
              <w:tag w:val="goog_rdk_88"/>
              <w:id w:val="-1732147253"/>
            </w:sdtPr>
            <w:sdtEndPr/>
            <w:sdtContent>
              <w:p w14:paraId="604C2E3F" w14:textId="77777777" w:rsidR="004F468A" w:rsidRDefault="004F468A" w:rsidP="0011350D">
                <w:pPr>
                  <w:pBdr>
                    <w:top w:val="nil"/>
                    <w:left w:val="nil"/>
                    <w:bottom w:val="nil"/>
                    <w:right w:val="nil"/>
                    <w:between w:val="nil"/>
                  </w:pBdr>
                  <w:rPr>
                    <w:rFonts w:ascii="Times New Roman" w:eastAsia="Times New Roman" w:hAnsi="Times New Roman" w:cs="Times New Roman"/>
                    <w:sz w:val="22"/>
                    <w:szCs w:val="22"/>
                  </w:rPr>
                </w:pPr>
                <w:r>
                  <w:rPr>
                    <w:rFonts w:ascii="Times New Roman" w:eastAsia="Times New Roman" w:hAnsi="Times New Roman" w:cs="Times New Roman"/>
                    <w:sz w:val="22"/>
                    <w:szCs w:val="22"/>
                  </w:rPr>
                  <w:tab/>
                  <w:t>output [    :    ] out</w:t>
                </w:r>
                <w:sdt>
                  <w:sdtPr>
                    <w:tag w:val="goog_rdk_89"/>
                    <w:id w:val="-592162420"/>
                    <w:showingPlcHdr/>
                  </w:sdtPr>
                  <w:sdtEndPr/>
                  <w:sdtContent>
                    <w:r>
                      <w:t xml:space="preserve">     </w:t>
                    </w:r>
                  </w:sdtContent>
                </w:sdt>
              </w:p>
            </w:sdtContent>
          </w:sdt>
          <w:p w14:paraId="65971F72" w14:textId="77777777" w:rsidR="004F468A" w:rsidRDefault="004F468A" w:rsidP="0011350D">
            <w:pPr>
              <w:pBdr>
                <w:top w:val="nil"/>
                <w:left w:val="nil"/>
                <w:bottom w:val="nil"/>
                <w:right w:val="nil"/>
                <w:between w:val="nil"/>
              </w:pBdr>
              <w:rPr>
                <w:rFonts w:ascii="Times New Roman" w:eastAsia="Times New Roman" w:hAnsi="Times New Roman" w:cs="Times New Roman"/>
                <w:sz w:val="22"/>
                <w:szCs w:val="22"/>
              </w:rPr>
            </w:pPr>
            <w:r>
              <w:t xml:space="preserve"> </w:t>
            </w:r>
            <w:sdt>
              <w:sdtPr>
                <w:tag w:val="goog_rdk_90"/>
                <w:id w:val="-227144276"/>
              </w:sdtPr>
              <w:sdtEndPr/>
              <w:sdtContent>
                <w:r>
                  <w:rPr>
                    <w:rFonts w:ascii="Times New Roman" w:eastAsia="Times New Roman" w:hAnsi="Times New Roman" w:cs="Times New Roman"/>
                    <w:sz w:val="22"/>
                    <w:szCs w:val="22"/>
                  </w:rPr>
                  <w:tab/>
                  <w:t>);</w:t>
                </w:r>
              </w:sdtContent>
            </w:sdt>
          </w:p>
          <w:p w14:paraId="719E3C37" w14:textId="77777777" w:rsidR="004F468A" w:rsidRDefault="004F468A" w:rsidP="0011350D">
            <w:pPr>
              <w:pBdr>
                <w:top w:val="nil"/>
                <w:left w:val="nil"/>
                <w:bottom w:val="nil"/>
                <w:right w:val="nil"/>
                <w:between w:val="nil"/>
              </w:pBdr>
              <w:spacing w:line="288" w:lineRule="auto"/>
              <w:rPr>
                <w:rFonts w:ascii="Times New Roman" w:eastAsia="Times New Roman" w:hAnsi="Times New Roman" w:cs="Times New Roman"/>
                <w:sz w:val="22"/>
                <w:szCs w:val="22"/>
              </w:rPr>
            </w:pPr>
          </w:p>
          <w:sdt>
            <w:sdtPr>
              <w:tag w:val="goog_rdk_104"/>
              <w:id w:val="-826820450"/>
              <w:showingPlcHdr/>
            </w:sdtPr>
            <w:sdtEndPr/>
            <w:sdtContent>
              <w:p w14:paraId="5E790815" w14:textId="77777777" w:rsidR="004F468A" w:rsidRDefault="004F468A" w:rsidP="0011350D">
                <w:pPr>
                  <w:pBdr>
                    <w:top w:val="nil"/>
                    <w:left w:val="nil"/>
                    <w:bottom w:val="nil"/>
                    <w:right w:val="nil"/>
                    <w:between w:val="nil"/>
                  </w:pBdr>
                  <w:spacing w:line="288" w:lineRule="auto"/>
                  <w:rPr>
                    <w:rFonts w:ascii="Times New Roman" w:eastAsia="Times New Roman" w:hAnsi="Times New Roman" w:cs="Times New Roman"/>
                    <w:sz w:val="22"/>
                    <w:szCs w:val="22"/>
                  </w:rPr>
                </w:pPr>
                <w:r>
                  <w:t xml:space="preserve">     </w:t>
                </w:r>
              </w:p>
            </w:sdtContent>
          </w:sdt>
          <w:sdt>
            <w:sdtPr>
              <w:tag w:val="goog_rdk_105"/>
              <w:id w:val="-494880931"/>
              <w:showingPlcHdr/>
            </w:sdtPr>
            <w:sdtEndPr/>
            <w:sdtContent>
              <w:p w14:paraId="64380271" w14:textId="77777777" w:rsidR="004F468A" w:rsidRDefault="004F468A" w:rsidP="0011350D">
                <w:pPr>
                  <w:pBdr>
                    <w:top w:val="nil"/>
                    <w:left w:val="nil"/>
                    <w:bottom w:val="nil"/>
                    <w:right w:val="nil"/>
                    <w:between w:val="nil"/>
                  </w:pBdr>
                  <w:spacing w:line="288" w:lineRule="auto"/>
                  <w:rPr>
                    <w:rFonts w:ascii="Times New Roman" w:eastAsia="Times New Roman" w:hAnsi="Times New Roman" w:cs="Times New Roman"/>
                    <w:sz w:val="22"/>
                    <w:szCs w:val="22"/>
                  </w:rPr>
                </w:pPr>
                <w:r>
                  <w:t xml:space="preserve">     </w:t>
                </w:r>
              </w:p>
            </w:sdtContent>
          </w:sdt>
          <w:sdt>
            <w:sdtPr>
              <w:tag w:val="goog_rdk_106"/>
              <w:id w:val="-1058554340"/>
              <w:showingPlcHdr/>
            </w:sdtPr>
            <w:sdtEndPr/>
            <w:sdtContent>
              <w:p w14:paraId="53C289B5" w14:textId="77777777" w:rsidR="004F468A" w:rsidRDefault="004F468A" w:rsidP="0011350D">
                <w:pPr>
                  <w:pBdr>
                    <w:top w:val="nil"/>
                    <w:left w:val="nil"/>
                    <w:bottom w:val="nil"/>
                    <w:right w:val="nil"/>
                    <w:between w:val="nil"/>
                  </w:pBdr>
                  <w:spacing w:line="288" w:lineRule="auto"/>
                  <w:rPr>
                    <w:rFonts w:ascii="Times New Roman" w:hAnsi="Times New Roman" w:cs="Times New Roman"/>
                    <w:sz w:val="22"/>
                    <w:szCs w:val="22"/>
                  </w:rPr>
                </w:pPr>
                <w:r>
                  <w:t xml:space="preserve">     </w:t>
                </w:r>
              </w:p>
            </w:sdtContent>
          </w:sdt>
          <w:p w14:paraId="6929CABB" w14:textId="77777777" w:rsidR="004F468A" w:rsidRDefault="004F468A" w:rsidP="0011350D">
            <w:pPr>
              <w:pBdr>
                <w:top w:val="nil"/>
                <w:left w:val="nil"/>
                <w:bottom w:val="nil"/>
                <w:right w:val="nil"/>
                <w:between w:val="nil"/>
              </w:pBdr>
              <w:spacing w:line="24" w:lineRule="atLeast"/>
              <w:rPr>
                <w:rFonts w:ascii="Times New Roman" w:hAnsi="Times New Roman" w:cs="Times New Roman"/>
                <w:sz w:val="22"/>
                <w:szCs w:val="22"/>
              </w:rPr>
            </w:pPr>
          </w:p>
          <w:p w14:paraId="035349F2" w14:textId="77777777" w:rsidR="004F468A" w:rsidRDefault="004F468A" w:rsidP="0011350D">
            <w:pPr>
              <w:pBdr>
                <w:top w:val="nil"/>
                <w:left w:val="nil"/>
                <w:bottom w:val="nil"/>
                <w:right w:val="nil"/>
                <w:between w:val="nil"/>
              </w:pBdr>
              <w:spacing w:line="24" w:lineRule="atLeast"/>
              <w:rPr>
                <w:rFonts w:ascii="Times New Roman" w:hAnsi="Times New Roman" w:cs="Times New Roman"/>
                <w:sz w:val="22"/>
                <w:szCs w:val="22"/>
              </w:rPr>
            </w:pPr>
          </w:p>
          <w:p w14:paraId="2D486C82" w14:textId="77777777" w:rsidR="004F468A" w:rsidRDefault="004F468A" w:rsidP="0011350D">
            <w:pPr>
              <w:pBdr>
                <w:top w:val="nil"/>
                <w:left w:val="nil"/>
                <w:bottom w:val="nil"/>
                <w:right w:val="nil"/>
                <w:between w:val="nil"/>
              </w:pBdr>
              <w:spacing w:line="24" w:lineRule="atLeast"/>
              <w:rPr>
                <w:rFonts w:ascii="Times New Roman" w:hAnsi="Times New Roman" w:cs="Times New Roman"/>
                <w:sz w:val="22"/>
                <w:szCs w:val="22"/>
              </w:rPr>
            </w:pPr>
          </w:p>
          <w:p w14:paraId="4E77756B" w14:textId="77777777" w:rsidR="004F468A" w:rsidRDefault="004F468A" w:rsidP="0011350D">
            <w:pPr>
              <w:pBdr>
                <w:top w:val="nil"/>
                <w:left w:val="nil"/>
                <w:bottom w:val="nil"/>
                <w:right w:val="nil"/>
                <w:between w:val="nil"/>
              </w:pBdr>
              <w:spacing w:line="24" w:lineRule="atLeast"/>
              <w:rPr>
                <w:rFonts w:ascii="Times New Roman" w:hAnsi="Times New Roman" w:cs="Times New Roman"/>
                <w:sz w:val="22"/>
                <w:szCs w:val="22"/>
              </w:rPr>
            </w:pPr>
          </w:p>
          <w:p w14:paraId="57E07192" w14:textId="77777777" w:rsidR="004F468A" w:rsidRDefault="004F468A" w:rsidP="0011350D">
            <w:pPr>
              <w:pBdr>
                <w:top w:val="nil"/>
                <w:left w:val="nil"/>
                <w:bottom w:val="nil"/>
                <w:right w:val="nil"/>
                <w:between w:val="nil"/>
              </w:pBdr>
              <w:spacing w:line="24" w:lineRule="atLeast"/>
              <w:rPr>
                <w:rFonts w:ascii="Times New Roman" w:hAnsi="Times New Roman" w:cs="Times New Roman"/>
                <w:sz w:val="22"/>
                <w:szCs w:val="22"/>
              </w:rPr>
            </w:pPr>
          </w:p>
          <w:p w14:paraId="5871D6DD" w14:textId="77777777" w:rsidR="004F468A" w:rsidRDefault="004F468A" w:rsidP="0011350D">
            <w:pPr>
              <w:pBdr>
                <w:top w:val="nil"/>
                <w:left w:val="nil"/>
                <w:bottom w:val="nil"/>
                <w:right w:val="nil"/>
                <w:between w:val="nil"/>
              </w:pBdr>
              <w:spacing w:line="24" w:lineRule="atLeast"/>
              <w:rPr>
                <w:rFonts w:ascii="Times New Roman" w:hAnsi="Times New Roman" w:cs="Times New Roman"/>
                <w:sz w:val="22"/>
                <w:szCs w:val="22"/>
              </w:rPr>
            </w:pPr>
          </w:p>
          <w:p w14:paraId="224CBA8C" w14:textId="77777777" w:rsidR="004F468A" w:rsidRDefault="004F468A" w:rsidP="0011350D">
            <w:pPr>
              <w:pBdr>
                <w:top w:val="nil"/>
                <w:left w:val="nil"/>
                <w:bottom w:val="nil"/>
                <w:right w:val="nil"/>
                <w:between w:val="nil"/>
              </w:pBdr>
              <w:spacing w:line="24" w:lineRule="atLeast"/>
              <w:rPr>
                <w:rFonts w:ascii="Times New Roman" w:hAnsi="Times New Roman" w:cs="Times New Roman"/>
                <w:sz w:val="22"/>
                <w:szCs w:val="22"/>
              </w:rPr>
            </w:pPr>
          </w:p>
          <w:p w14:paraId="749D53AA" w14:textId="77777777" w:rsidR="004F468A" w:rsidRDefault="004F468A" w:rsidP="0011350D">
            <w:pPr>
              <w:pBdr>
                <w:top w:val="nil"/>
                <w:left w:val="nil"/>
                <w:bottom w:val="nil"/>
                <w:right w:val="nil"/>
                <w:between w:val="nil"/>
              </w:pBdr>
              <w:spacing w:line="24" w:lineRule="atLeast"/>
              <w:rPr>
                <w:rFonts w:ascii="Times New Roman" w:hAnsi="Times New Roman" w:cs="Times New Roman"/>
                <w:sz w:val="22"/>
                <w:szCs w:val="22"/>
              </w:rPr>
            </w:pPr>
          </w:p>
          <w:p w14:paraId="529F938C" w14:textId="77777777" w:rsidR="004F468A" w:rsidRDefault="004F468A" w:rsidP="0011350D">
            <w:pPr>
              <w:pBdr>
                <w:top w:val="nil"/>
                <w:left w:val="nil"/>
                <w:bottom w:val="nil"/>
                <w:right w:val="nil"/>
                <w:between w:val="nil"/>
              </w:pBdr>
              <w:spacing w:line="24" w:lineRule="atLeast"/>
              <w:rPr>
                <w:rFonts w:ascii="Times New Roman" w:hAnsi="Times New Roman" w:cs="Times New Roman"/>
                <w:sz w:val="22"/>
                <w:szCs w:val="22"/>
              </w:rPr>
            </w:pPr>
          </w:p>
          <w:p w14:paraId="4EEC4630" w14:textId="77777777" w:rsidR="004F468A" w:rsidRDefault="004F468A" w:rsidP="0011350D">
            <w:pPr>
              <w:pBdr>
                <w:top w:val="nil"/>
                <w:left w:val="nil"/>
                <w:bottom w:val="nil"/>
                <w:right w:val="nil"/>
                <w:between w:val="nil"/>
              </w:pBdr>
              <w:spacing w:line="24" w:lineRule="atLeast"/>
              <w:rPr>
                <w:rFonts w:ascii="Times New Roman" w:hAnsi="Times New Roman" w:cs="Times New Roman"/>
                <w:sz w:val="22"/>
                <w:szCs w:val="22"/>
              </w:rPr>
            </w:pPr>
          </w:p>
          <w:p w14:paraId="594D8198" w14:textId="77777777" w:rsidR="004F468A" w:rsidRDefault="004F468A" w:rsidP="0011350D">
            <w:pPr>
              <w:pBdr>
                <w:top w:val="nil"/>
                <w:left w:val="nil"/>
                <w:bottom w:val="nil"/>
                <w:right w:val="nil"/>
                <w:between w:val="nil"/>
              </w:pBdr>
              <w:spacing w:line="24" w:lineRule="atLeast"/>
              <w:rPr>
                <w:rFonts w:ascii="Times New Roman" w:hAnsi="Times New Roman" w:cs="Times New Roman"/>
                <w:sz w:val="22"/>
                <w:szCs w:val="22"/>
              </w:rPr>
            </w:pPr>
          </w:p>
          <w:p w14:paraId="0D717C1D" w14:textId="77777777" w:rsidR="004F468A" w:rsidRDefault="004F468A" w:rsidP="0011350D">
            <w:pPr>
              <w:pBdr>
                <w:top w:val="nil"/>
                <w:left w:val="nil"/>
                <w:bottom w:val="nil"/>
                <w:right w:val="nil"/>
                <w:between w:val="nil"/>
              </w:pBdr>
              <w:spacing w:line="24" w:lineRule="atLeast"/>
              <w:rPr>
                <w:rFonts w:ascii="Times New Roman" w:hAnsi="Times New Roman" w:cs="Times New Roman"/>
                <w:sz w:val="22"/>
                <w:szCs w:val="22"/>
              </w:rPr>
            </w:pPr>
          </w:p>
          <w:p w14:paraId="55B31A7C" w14:textId="77777777" w:rsidR="004F468A" w:rsidRDefault="004F468A" w:rsidP="0011350D">
            <w:pPr>
              <w:pBdr>
                <w:top w:val="nil"/>
                <w:left w:val="nil"/>
                <w:bottom w:val="nil"/>
                <w:right w:val="nil"/>
                <w:between w:val="nil"/>
              </w:pBdr>
              <w:spacing w:line="24" w:lineRule="atLeast"/>
              <w:rPr>
                <w:rFonts w:ascii="Times New Roman" w:hAnsi="Times New Roman" w:cs="Times New Roman"/>
                <w:sz w:val="22"/>
                <w:szCs w:val="22"/>
              </w:rPr>
            </w:pPr>
          </w:p>
          <w:p w14:paraId="530BD87E" w14:textId="77777777" w:rsidR="004F468A" w:rsidRDefault="004F468A" w:rsidP="0011350D">
            <w:pPr>
              <w:pBdr>
                <w:top w:val="nil"/>
                <w:left w:val="nil"/>
                <w:bottom w:val="nil"/>
                <w:right w:val="nil"/>
                <w:between w:val="nil"/>
              </w:pBdr>
              <w:spacing w:line="24" w:lineRule="atLeast"/>
              <w:rPr>
                <w:rFonts w:ascii="Times New Roman" w:hAnsi="Times New Roman" w:cs="Times New Roman"/>
                <w:sz w:val="22"/>
                <w:szCs w:val="22"/>
              </w:rPr>
            </w:pPr>
          </w:p>
          <w:p w14:paraId="087D44A0" w14:textId="77777777" w:rsidR="004F468A" w:rsidRDefault="004F468A" w:rsidP="0011350D">
            <w:pPr>
              <w:pBdr>
                <w:top w:val="nil"/>
                <w:left w:val="nil"/>
                <w:bottom w:val="nil"/>
                <w:right w:val="nil"/>
                <w:between w:val="nil"/>
              </w:pBdr>
              <w:spacing w:line="24" w:lineRule="atLeast"/>
              <w:rPr>
                <w:rFonts w:ascii="Times New Roman" w:hAnsi="Times New Roman" w:cs="Times New Roman"/>
                <w:sz w:val="22"/>
                <w:szCs w:val="22"/>
              </w:rPr>
            </w:pPr>
          </w:p>
          <w:p w14:paraId="48BE625A" w14:textId="77777777" w:rsidR="004F468A" w:rsidRDefault="004F468A" w:rsidP="0011350D">
            <w:pPr>
              <w:pBdr>
                <w:top w:val="nil"/>
                <w:left w:val="nil"/>
                <w:bottom w:val="nil"/>
                <w:right w:val="nil"/>
                <w:between w:val="nil"/>
              </w:pBdr>
              <w:spacing w:line="24" w:lineRule="atLeast"/>
              <w:rPr>
                <w:rFonts w:ascii="Times New Roman" w:hAnsi="Times New Roman" w:cs="Times New Roman"/>
                <w:sz w:val="22"/>
                <w:szCs w:val="22"/>
              </w:rPr>
            </w:pPr>
          </w:p>
          <w:sdt>
            <w:sdtPr>
              <w:tag w:val="goog_rdk_125"/>
              <w:id w:val="-573514505"/>
            </w:sdtPr>
            <w:sdtEndPr/>
            <w:sdtContent>
              <w:p w14:paraId="4ACFE153" w14:textId="77777777" w:rsidR="004F468A" w:rsidRDefault="004F468A" w:rsidP="0011350D">
                <w:pPr>
                  <w:rPr>
                    <w:color w:val="000000" w:themeColor="text1"/>
                  </w:rPr>
                </w:pPr>
                <w:r>
                  <w:rPr>
                    <w:rFonts w:ascii="Times New Roman" w:eastAsia="Times New Roman" w:hAnsi="Times New Roman" w:cs="Times New Roman"/>
                    <w:sz w:val="22"/>
                    <w:szCs w:val="22"/>
                  </w:rPr>
                  <w:t>endmodule</w:t>
                </w:r>
              </w:p>
            </w:sdtContent>
          </w:sdt>
        </w:tc>
      </w:tr>
    </w:tbl>
    <w:p w14:paraId="4F8F5D1D" w14:textId="77777777" w:rsidR="004F468A" w:rsidRPr="00D50A95" w:rsidRDefault="004F468A" w:rsidP="004F468A">
      <w:pPr>
        <w:rPr>
          <w:color w:val="000000" w:themeColor="text1"/>
        </w:rPr>
      </w:pPr>
    </w:p>
    <w:p w14:paraId="49F405A4" w14:textId="5D9FA6CA" w:rsidR="004F468A" w:rsidRDefault="004F468A" w:rsidP="004F468A">
      <w:pPr>
        <w:rPr>
          <w:color w:val="FF0000"/>
        </w:rPr>
      </w:pPr>
      <w:r>
        <w:rPr>
          <w:color w:val="FF0000"/>
        </w:rPr>
        <w:t>[</w:t>
      </w:r>
      <w:r w:rsidRPr="00BE6230">
        <w:rPr>
          <w:rFonts w:hint="eastAsia"/>
          <w:color w:val="FF0000"/>
        </w:rPr>
        <w:t>A</w:t>
      </w:r>
      <w:r w:rsidRPr="00BE6230">
        <w:rPr>
          <w:color w:val="FF0000"/>
        </w:rPr>
        <w:t>nswer</w:t>
      </w:r>
      <w:r>
        <w:rPr>
          <w:color w:val="FF0000"/>
        </w:rPr>
        <w:t>]</w:t>
      </w:r>
    </w:p>
    <w:p w14:paraId="50CE70D1" w14:textId="7A577818" w:rsidR="00457CA8" w:rsidRDefault="00457CA8" w:rsidP="004F468A">
      <w:pPr>
        <w:rPr>
          <w:color w:val="FF0000"/>
        </w:rPr>
      </w:pPr>
      <w:r>
        <w:rPr>
          <w:rFonts w:hint="eastAsia"/>
          <w:color w:val="FF0000"/>
        </w:rPr>
        <w:t>채점기준</w:t>
      </w:r>
    </w:p>
    <w:p w14:paraId="08A73C77" w14:textId="1B681B20" w:rsidR="00457CA8" w:rsidRDefault="00457CA8" w:rsidP="004F468A">
      <w:pPr>
        <w:rPr>
          <w:color w:val="FF0000"/>
        </w:rPr>
      </w:pPr>
      <w:r>
        <w:rPr>
          <w:color w:val="FF0000"/>
        </w:rPr>
        <w:t>Extra fields of A and B =&gt; 2</w:t>
      </w:r>
      <w:r>
        <w:rPr>
          <w:rFonts w:hint="eastAsia"/>
          <w:color w:val="FF0000"/>
        </w:rPr>
        <w:t>점</w:t>
      </w:r>
    </w:p>
    <w:p w14:paraId="03E54FC1" w14:textId="441410DD" w:rsidR="00457CA8" w:rsidRDefault="00457CA8" w:rsidP="004F468A">
      <w:pPr>
        <w:rPr>
          <w:color w:val="FF0000"/>
        </w:rPr>
      </w:pPr>
      <w:r>
        <w:rPr>
          <w:rFonts w:hint="eastAsia"/>
          <w:color w:val="FF0000"/>
        </w:rPr>
        <w:t>X</w:t>
      </w:r>
      <w:r>
        <w:rPr>
          <w:color w:val="FF0000"/>
        </w:rPr>
        <w:t>OR sign bit =&gt; 2.5</w:t>
      </w:r>
      <w:r>
        <w:rPr>
          <w:rFonts w:hint="eastAsia"/>
          <w:color w:val="FF0000"/>
        </w:rPr>
        <w:t>점</w:t>
      </w:r>
    </w:p>
    <w:p w14:paraId="40D72153" w14:textId="4E4AC6DB" w:rsidR="00457CA8" w:rsidRDefault="00457CA8" w:rsidP="004F468A">
      <w:pPr>
        <w:rPr>
          <w:color w:val="FF0000"/>
        </w:rPr>
      </w:pPr>
      <w:r>
        <w:rPr>
          <w:color w:val="FF0000"/>
        </w:rPr>
        <w:t>Multiply the fractions of A and B =&gt; 2.5</w:t>
      </w:r>
      <w:r>
        <w:rPr>
          <w:rFonts w:hint="eastAsia"/>
          <w:color w:val="FF0000"/>
        </w:rPr>
        <w:t>점</w:t>
      </w:r>
    </w:p>
    <w:p w14:paraId="25BB95E1" w14:textId="14F03EBF" w:rsidR="00457CA8" w:rsidRDefault="00457CA8" w:rsidP="004F468A">
      <w:pPr>
        <w:rPr>
          <w:color w:val="FF0000"/>
        </w:rPr>
      </w:pPr>
      <w:r>
        <w:rPr>
          <w:color w:val="FF0000"/>
        </w:rPr>
        <w:t>Add exponents of A and B =&gt; 2.5</w:t>
      </w:r>
      <w:r>
        <w:rPr>
          <w:rFonts w:hint="eastAsia"/>
          <w:color w:val="FF0000"/>
        </w:rPr>
        <w:t>점</w:t>
      </w:r>
    </w:p>
    <w:p w14:paraId="5FA3D603" w14:textId="55112BC7" w:rsidR="00457CA8" w:rsidRPr="00BE6230" w:rsidRDefault="00457CA8" w:rsidP="004F468A">
      <w:pPr>
        <w:rPr>
          <w:color w:val="FF0000"/>
        </w:rPr>
      </w:pPr>
      <w:r>
        <w:rPr>
          <w:color w:val="FF0000"/>
        </w:rPr>
        <w:t>Shift left one =&gt; 2.5</w:t>
      </w:r>
      <w:r>
        <w:rPr>
          <w:rFonts w:hint="eastAsia"/>
          <w:color w:val="FF0000"/>
        </w:rPr>
        <w:t>점</w:t>
      </w:r>
    </w:p>
    <w:tbl>
      <w:tblPr>
        <w:tblStyle w:val="a6"/>
        <w:tblW w:w="0" w:type="auto"/>
        <w:tblLook w:val="04A0" w:firstRow="1" w:lastRow="0" w:firstColumn="1" w:lastColumn="0" w:noHBand="0" w:noVBand="1"/>
      </w:tblPr>
      <w:tblGrid>
        <w:gridCol w:w="9016"/>
      </w:tblGrid>
      <w:tr w:rsidR="004F468A" w14:paraId="2942F700" w14:textId="77777777" w:rsidTr="0011350D">
        <w:tc>
          <w:tcPr>
            <w:tcW w:w="9016" w:type="dxa"/>
          </w:tcPr>
          <w:p w14:paraId="0228583F" w14:textId="77777777" w:rsidR="00512E84" w:rsidRPr="00331DE1" w:rsidRDefault="00512E84" w:rsidP="00512E84">
            <w:pPr>
              <w:rPr>
                <w:ins w:id="6" w:author="김한별" w:date="2020-06-15T14:23:00Z"/>
                <w:rFonts w:ascii="Times" w:eastAsia="굴림체" w:hAnsi="Times" w:cs="굴림체"/>
                <w:color w:val="000000"/>
                <w:kern w:val="0"/>
                <w:szCs w:val="20"/>
              </w:rPr>
            </w:pPr>
            <w:ins w:id="7" w:author="김한별" w:date="2020-06-15T14:23:00Z">
              <w:r w:rsidRPr="00331DE1">
                <w:rPr>
                  <w:rFonts w:ascii="Times" w:eastAsia="굴림체" w:hAnsi="Times" w:cs="굴림체"/>
                  <w:color w:val="000000"/>
                  <w:kern w:val="0"/>
                  <w:szCs w:val="20"/>
                </w:rPr>
                <w:t>module multiplier_fp32 (</w:t>
              </w:r>
            </w:ins>
          </w:p>
          <w:p w14:paraId="60CE1F0F" w14:textId="77777777" w:rsidR="00512E84" w:rsidRPr="00331DE1" w:rsidRDefault="00512E84" w:rsidP="00512E84">
            <w:pPr>
              <w:rPr>
                <w:ins w:id="8" w:author="김한별" w:date="2020-06-15T14:23:00Z"/>
                <w:rFonts w:ascii="Times" w:eastAsia="굴림체" w:hAnsi="Times" w:cs="굴림체"/>
                <w:color w:val="000000"/>
                <w:kern w:val="0"/>
                <w:szCs w:val="20"/>
              </w:rPr>
            </w:pPr>
            <w:ins w:id="9" w:author="김한별" w:date="2020-06-15T14:23:00Z">
              <w:r w:rsidRPr="00331DE1">
                <w:rPr>
                  <w:rFonts w:ascii="Times" w:eastAsia="굴림체" w:hAnsi="Times" w:cs="굴림체"/>
                  <w:color w:val="000000"/>
                  <w:kern w:val="0"/>
                  <w:szCs w:val="20"/>
                </w:rPr>
                <w:t xml:space="preserve">    input      [31:0] ain,</w:t>
              </w:r>
            </w:ins>
          </w:p>
          <w:p w14:paraId="5E8A68CD" w14:textId="77777777" w:rsidR="00512E84" w:rsidRPr="00331DE1" w:rsidRDefault="00512E84" w:rsidP="00512E84">
            <w:pPr>
              <w:rPr>
                <w:ins w:id="10" w:author="김한별" w:date="2020-06-15T14:23:00Z"/>
                <w:rFonts w:ascii="Times" w:eastAsia="굴림체" w:hAnsi="Times" w:cs="굴림체"/>
                <w:color w:val="000000"/>
                <w:kern w:val="0"/>
                <w:szCs w:val="20"/>
              </w:rPr>
            </w:pPr>
            <w:ins w:id="11" w:author="김한별" w:date="2020-06-15T14:23:00Z">
              <w:r w:rsidRPr="00331DE1">
                <w:rPr>
                  <w:rFonts w:ascii="Times" w:eastAsia="굴림체" w:hAnsi="Times" w:cs="굴림체"/>
                  <w:color w:val="000000"/>
                  <w:kern w:val="0"/>
                  <w:szCs w:val="20"/>
                </w:rPr>
                <w:t xml:space="preserve">    input      [31:0] bin,</w:t>
              </w:r>
            </w:ins>
          </w:p>
          <w:p w14:paraId="7EE375F5" w14:textId="77777777" w:rsidR="00512E84" w:rsidRPr="00331DE1" w:rsidRDefault="00512E84" w:rsidP="00512E84">
            <w:pPr>
              <w:rPr>
                <w:ins w:id="12" w:author="김한별" w:date="2020-06-15T14:23:00Z"/>
                <w:rFonts w:ascii="Times" w:eastAsia="굴림체" w:hAnsi="Times" w:cs="굴림체"/>
                <w:color w:val="000000"/>
                <w:kern w:val="0"/>
                <w:szCs w:val="20"/>
              </w:rPr>
            </w:pPr>
            <w:ins w:id="13" w:author="김한별" w:date="2020-06-15T14:23:00Z">
              <w:r w:rsidRPr="00331DE1">
                <w:rPr>
                  <w:rFonts w:ascii="Times" w:eastAsia="굴림체" w:hAnsi="Times" w:cs="굴림체"/>
                  <w:color w:val="000000"/>
                  <w:kern w:val="0"/>
                  <w:szCs w:val="20"/>
                </w:rPr>
                <w:t xml:space="preserve">    output     [31:0] out</w:t>
              </w:r>
            </w:ins>
          </w:p>
          <w:p w14:paraId="77313103" w14:textId="77777777" w:rsidR="00512E84" w:rsidRPr="00331DE1" w:rsidRDefault="00512E84" w:rsidP="00512E84">
            <w:pPr>
              <w:rPr>
                <w:ins w:id="14" w:author="김한별" w:date="2020-06-15T14:23:00Z"/>
                <w:rFonts w:ascii="Times" w:eastAsia="굴림체" w:hAnsi="Times" w:cs="굴림체"/>
                <w:color w:val="000000"/>
                <w:kern w:val="0"/>
                <w:szCs w:val="20"/>
              </w:rPr>
            </w:pPr>
            <w:ins w:id="15" w:author="김한별" w:date="2020-06-15T14:23:00Z">
              <w:r w:rsidRPr="00331DE1">
                <w:rPr>
                  <w:rFonts w:ascii="Times" w:eastAsia="굴림체" w:hAnsi="Times" w:cs="굴림체"/>
                  <w:color w:val="000000"/>
                  <w:kern w:val="0"/>
                  <w:szCs w:val="20"/>
                </w:rPr>
                <w:t>);</w:t>
              </w:r>
            </w:ins>
          </w:p>
          <w:p w14:paraId="3532276B" w14:textId="77777777" w:rsidR="00512E84" w:rsidRPr="00331DE1" w:rsidRDefault="00512E84" w:rsidP="00512E84">
            <w:pPr>
              <w:rPr>
                <w:ins w:id="16" w:author="김한별" w:date="2020-06-15T14:23:00Z"/>
                <w:rFonts w:ascii="Times" w:eastAsia="굴림체" w:hAnsi="Times" w:cs="굴림체"/>
                <w:color w:val="000000"/>
                <w:kern w:val="0"/>
                <w:szCs w:val="20"/>
              </w:rPr>
            </w:pPr>
          </w:p>
          <w:p w14:paraId="601EF9ED" w14:textId="77777777" w:rsidR="00512E84" w:rsidRPr="00331DE1" w:rsidRDefault="00512E84" w:rsidP="00512E84">
            <w:pPr>
              <w:rPr>
                <w:ins w:id="17" w:author="김한별" w:date="2020-06-15T14:23:00Z"/>
                <w:rFonts w:ascii="Times" w:eastAsia="굴림체" w:hAnsi="Times" w:cs="굴림체"/>
                <w:color w:val="000000"/>
                <w:kern w:val="0"/>
                <w:szCs w:val="20"/>
              </w:rPr>
            </w:pPr>
            <w:ins w:id="18" w:author="김한별" w:date="2020-06-15T14:23:00Z">
              <w:r w:rsidRPr="00331DE1">
                <w:rPr>
                  <w:rFonts w:ascii="Times" w:eastAsia="굴림체" w:hAnsi="Times" w:cs="굴림체"/>
                  <w:color w:val="000000"/>
                  <w:kern w:val="0"/>
                  <w:szCs w:val="20"/>
                </w:rPr>
                <w:t xml:space="preserve">    wire        A_s;</w:t>
              </w:r>
            </w:ins>
          </w:p>
          <w:p w14:paraId="1F66F2EF" w14:textId="77777777" w:rsidR="00512E84" w:rsidRPr="00331DE1" w:rsidRDefault="00512E84" w:rsidP="00512E84">
            <w:pPr>
              <w:rPr>
                <w:ins w:id="19" w:author="김한별" w:date="2020-06-15T14:23:00Z"/>
                <w:rFonts w:ascii="Times" w:eastAsia="굴림체" w:hAnsi="Times" w:cs="굴림체"/>
                <w:color w:val="000000"/>
                <w:kern w:val="0"/>
                <w:szCs w:val="20"/>
              </w:rPr>
            </w:pPr>
            <w:ins w:id="20" w:author="김한별" w:date="2020-06-15T14:23:00Z">
              <w:r w:rsidRPr="00331DE1">
                <w:rPr>
                  <w:rFonts w:ascii="Times" w:eastAsia="굴림체" w:hAnsi="Times" w:cs="굴림체"/>
                  <w:color w:val="000000"/>
                  <w:kern w:val="0"/>
                  <w:szCs w:val="20"/>
                </w:rPr>
                <w:t xml:space="preserve">    wire [7:0]  A_e;</w:t>
              </w:r>
            </w:ins>
          </w:p>
          <w:p w14:paraId="4B827BA3" w14:textId="77777777" w:rsidR="00512E84" w:rsidRPr="00331DE1" w:rsidRDefault="00512E84" w:rsidP="00512E84">
            <w:pPr>
              <w:rPr>
                <w:ins w:id="21" w:author="김한별" w:date="2020-06-15T14:23:00Z"/>
                <w:rFonts w:ascii="Times" w:eastAsia="굴림체" w:hAnsi="Times" w:cs="굴림체"/>
                <w:color w:val="000000"/>
                <w:kern w:val="0"/>
                <w:szCs w:val="20"/>
              </w:rPr>
            </w:pPr>
            <w:ins w:id="22" w:author="김한별" w:date="2020-06-15T14:23:00Z">
              <w:r w:rsidRPr="00331DE1">
                <w:rPr>
                  <w:rFonts w:ascii="Times" w:eastAsia="굴림체" w:hAnsi="Times" w:cs="굴림체"/>
                  <w:color w:val="000000"/>
                  <w:kern w:val="0"/>
                  <w:szCs w:val="20"/>
                </w:rPr>
                <w:t xml:space="preserve">    wire [22:0] A_f;</w:t>
              </w:r>
            </w:ins>
          </w:p>
          <w:p w14:paraId="67CDFA9F" w14:textId="77777777" w:rsidR="00512E84" w:rsidRPr="00331DE1" w:rsidRDefault="00512E84" w:rsidP="00512E84">
            <w:pPr>
              <w:rPr>
                <w:ins w:id="23" w:author="김한별" w:date="2020-06-15T14:23:00Z"/>
                <w:rFonts w:ascii="Times" w:eastAsia="굴림체" w:hAnsi="Times" w:cs="굴림체"/>
                <w:color w:val="000000"/>
                <w:kern w:val="0"/>
                <w:szCs w:val="20"/>
              </w:rPr>
            </w:pPr>
            <w:ins w:id="24" w:author="김한별" w:date="2020-06-15T14:23:00Z">
              <w:r w:rsidRPr="00331DE1">
                <w:rPr>
                  <w:rFonts w:ascii="Times" w:eastAsia="굴림체" w:hAnsi="Times" w:cs="굴림체"/>
                  <w:color w:val="000000"/>
                  <w:kern w:val="0"/>
                  <w:szCs w:val="20"/>
                </w:rPr>
                <w:t xml:space="preserve">    wire        B_s;</w:t>
              </w:r>
            </w:ins>
          </w:p>
          <w:p w14:paraId="6414A0DE" w14:textId="77777777" w:rsidR="00512E84" w:rsidRPr="00331DE1" w:rsidRDefault="00512E84" w:rsidP="00512E84">
            <w:pPr>
              <w:rPr>
                <w:ins w:id="25" w:author="김한별" w:date="2020-06-15T14:23:00Z"/>
                <w:rFonts w:ascii="Times" w:eastAsia="굴림체" w:hAnsi="Times" w:cs="굴림체"/>
                <w:color w:val="000000"/>
                <w:kern w:val="0"/>
                <w:szCs w:val="20"/>
              </w:rPr>
            </w:pPr>
            <w:ins w:id="26" w:author="김한별" w:date="2020-06-15T14:23:00Z">
              <w:r w:rsidRPr="00331DE1">
                <w:rPr>
                  <w:rFonts w:ascii="Times" w:eastAsia="굴림체" w:hAnsi="Times" w:cs="굴림체"/>
                  <w:color w:val="000000"/>
                  <w:kern w:val="0"/>
                  <w:szCs w:val="20"/>
                </w:rPr>
                <w:t xml:space="preserve">    wire [7:0]  B_e;</w:t>
              </w:r>
            </w:ins>
          </w:p>
          <w:p w14:paraId="066C4F33" w14:textId="77777777" w:rsidR="00512E84" w:rsidRPr="00331DE1" w:rsidRDefault="00512E84" w:rsidP="00512E84">
            <w:pPr>
              <w:rPr>
                <w:ins w:id="27" w:author="김한별" w:date="2020-06-15T14:23:00Z"/>
                <w:rFonts w:ascii="Times" w:eastAsia="굴림체" w:hAnsi="Times" w:cs="굴림체"/>
                <w:color w:val="000000"/>
                <w:kern w:val="0"/>
                <w:szCs w:val="20"/>
              </w:rPr>
            </w:pPr>
            <w:ins w:id="28" w:author="김한별" w:date="2020-06-15T14:23:00Z">
              <w:r w:rsidRPr="00331DE1">
                <w:rPr>
                  <w:rFonts w:ascii="Times" w:eastAsia="굴림체" w:hAnsi="Times" w:cs="굴림체"/>
                  <w:color w:val="000000"/>
                  <w:kern w:val="0"/>
                  <w:szCs w:val="20"/>
                </w:rPr>
                <w:t xml:space="preserve">    wire [22:0] B_f;</w:t>
              </w:r>
            </w:ins>
          </w:p>
          <w:p w14:paraId="0427163F" w14:textId="77777777" w:rsidR="00512E84" w:rsidRPr="00331DE1" w:rsidRDefault="00512E84" w:rsidP="00512E84">
            <w:pPr>
              <w:rPr>
                <w:ins w:id="29" w:author="김한별" w:date="2020-06-15T14:23:00Z"/>
                <w:rFonts w:ascii="Times" w:eastAsia="굴림체" w:hAnsi="Times" w:cs="굴림체"/>
                <w:color w:val="000000"/>
                <w:kern w:val="0"/>
                <w:szCs w:val="20"/>
              </w:rPr>
            </w:pPr>
            <w:ins w:id="30" w:author="김한별" w:date="2020-06-15T14:23:00Z">
              <w:r w:rsidRPr="00331DE1">
                <w:rPr>
                  <w:rFonts w:ascii="Times" w:eastAsia="굴림체" w:hAnsi="Times" w:cs="굴림체"/>
                  <w:color w:val="000000"/>
                  <w:kern w:val="0"/>
                  <w:szCs w:val="20"/>
                </w:rPr>
                <w:t xml:space="preserve">    assign A_s = ain[31];</w:t>
              </w:r>
            </w:ins>
          </w:p>
          <w:p w14:paraId="6A8D23A2" w14:textId="77777777" w:rsidR="00512E84" w:rsidRPr="00331DE1" w:rsidRDefault="00512E84" w:rsidP="00512E84">
            <w:pPr>
              <w:rPr>
                <w:ins w:id="31" w:author="김한별" w:date="2020-06-15T14:23:00Z"/>
                <w:rFonts w:ascii="Times" w:eastAsia="굴림체" w:hAnsi="Times" w:cs="굴림체"/>
                <w:color w:val="000000"/>
                <w:kern w:val="0"/>
                <w:szCs w:val="20"/>
              </w:rPr>
            </w:pPr>
            <w:ins w:id="32" w:author="김한별" w:date="2020-06-15T14:23:00Z">
              <w:r w:rsidRPr="00331DE1">
                <w:rPr>
                  <w:rFonts w:ascii="Times" w:eastAsia="굴림체" w:hAnsi="Times" w:cs="굴림체"/>
                  <w:color w:val="000000"/>
                  <w:kern w:val="0"/>
                  <w:szCs w:val="20"/>
                </w:rPr>
                <w:t xml:space="preserve">    assign A_e = ain[30:23];</w:t>
              </w:r>
            </w:ins>
          </w:p>
          <w:p w14:paraId="439CF942" w14:textId="77777777" w:rsidR="00512E84" w:rsidRPr="00331DE1" w:rsidRDefault="00512E84" w:rsidP="00512E84">
            <w:pPr>
              <w:rPr>
                <w:ins w:id="33" w:author="김한별" w:date="2020-06-15T14:23:00Z"/>
                <w:rFonts w:ascii="Times" w:eastAsia="굴림체" w:hAnsi="Times" w:cs="굴림체"/>
                <w:color w:val="000000"/>
                <w:kern w:val="0"/>
                <w:szCs w:val="20"/>
              </w:rPr>
            </w:pPr>
            <w:ins w:id="34" w:author="김한별" w:date="2020-06-15T14:23:00Z">
              <w:r w:rsidRPr="00331DE1">
                <w:rPr>
                  <w:rFonts w:ascii="Times" w:eastAsia="굴림체" w:hAnsi="Times" w:cs="굴림체"/>
                  <w:color w:val="000000"/>
                  <w:kern w:val="0"/>
                  <w:szCs w:val="20"/>
                </w:rPr>
                <w:t xml:space="preserve">    assign A_f = {1'b1, ain[22:1]};</w:t>
              </w:r>
            </w:ins>
          </w:p>
          <w:p w14:paraId="78133908" w14:textId="77777777" w:rsidR="00512E84" w:rsidRPr="00331DE1" w:rsidRDefault="00512E84" w:rsidP="00512E84">
            <w:pPr>
              <w:rPr>
                <w:ins w:id="35" w:author="김한별" w:date="2020-06-15T14:23:00Z"/>
                <w:rFonts w:ascii="Times" w:eastAsia="굴림체" w:hAnsi="Times" w:cs="굴림체"/>
                <w:color w:val="000000"/>
                <w:kern w:val="0"/>
                <w:szCs w:val="20"/>
              </w:rPr>
            </w:pPr>
            <w:ins w:id="36" w:author="김한별" w:date="2020-06-15T14:23:00Z">
              <w:r w:rsidRPr="00331DE1">
                <w:rPr>
                  <w:rFonts w:ascii="Times" w:eastAsia="굴림체" w:hAnsi="Times" w:cs="굴림체"/>
                  <w:color w:val="000000"/>
                  <w:kern w:val="0"/>
                  <w:szCs w:val="20"/>
                </w:rPr>
                <w:t xml:space="preserve">    assign B_s = bin[31];</w:t>
              </w:r>
            </w:ins>
          </w:p>
          <w:p w14:paraId="147FE2DE" w14:textId="77777777" w:rsidR="00512E84" w:rsidRPr="00331DE1" w:rsidRDefault="00512E84" w:rsidP="00512E84">
            <w:pPr>
              <w:rPr>
                <w:ins w:id="37" w:author="김한별" w:date="2020-06-15T14:23:00Z"/>
                <w:rFonts w:ascii="Times" w:eastAsia="굴림체" w:hAnsi="Times" w:cs="굴림체"/>
                <w:color w:val="000000"/>
                <w:kern w:val="0"/>
                <w:szCs w:val="20"/>
              </w:rPr>
            </w:pPr>
            <w:ins w:id="38" w:author="김한별" w:date="2020-06-15T14:23:00Z">
              <w:r w:rsidRPr="00331DE1">
                <w:rPr>
                  <w:rFonts w:ascii="Times" w:eastAsia="굴림체" w:hAnsi="Times" w:cs="굴림체"/>
                  <w:color w:val="000000"/>
                  <w:kern w:val="0"/>
                  <w:szCs w:val="20"/>
                </w:rPr>
                <w:t xml:space="preserve">    assign B_e = bin[30:23];</w:t>
              </w:r>
            </w:ins>
          </w:p>
          <w:p w14:paraId="092F14FA" w14:textId="77777777" w:rsidR="00512E84" w:rsidRPr="00331DE1" w:rsidRDefault="00512E84" w:rsidP="00512E84">
            <w:pPr>
              <w:rPr>
                <w:ins w:id="39" w:author="김한별" w:date="2020-06-15T14:23:00Z"/>
                <w:rFonts w:ascii="Times" w:eastAsia="굴림체" w:hAnsi="Times" w:cs="굴림체"/>
                <w:color w:val="000000"/>
                <w:kern w:val="0"/>
                <w:szCs w:val="20"/>
              </w:rPr>
            </w:pPr>
            <w:ins w:id="40" w:author="김한별" w:date="2020-06-15T14:23:00Z">
              <w:r w:rsidRPr="00331DE1">
                <w:rPr>
                  <w:rFonts w:ascii="Times" w:eastAsia="굴림체" w:hAnsi="Times" w:cs="굴림체"/>
                  <w:color w:val="000000"/>
                  <w:kern w:val="0"/>
                  <w:szCs w:val="20"/>
                </w:rPr>
                <w:t xml:space="preserve">    assign B_f = {1'b1, bin[22:1]};</w:t>
              </w:r>
            </w:ins>
          </w:p>
          <w:p w14:paraId="6E446261" w14:textId="77777777" w:rsidR="00512E84" w:rsidRPr="00331DE1" w:rsidRDefault="00512E84" w:rsidP="00512E84">
            <w:pPr>
              <w:rPr>
                <w:ins w:id="41" w:author="김한별" w:date="2020-06-15T14:23:00Z"/>
                <w:rFonts w:ascii="Times" w:eastAsia="굴림체" w:hAnsi="Times" w:cs="굴림체"/>
                <w:color w:val="000000"/>
                <w:kern w:val="0"/>
                <w:szCs w:val="20"/>
              </w:rPr>
            </w:pPr>
          </w:p>
          <w:p w14:paraId="507F1FD8" w14:textId="77777777" w:rsidR="00512E84" w:rsidRPr="00331DE1" w:rsidRDefault="00512E84" w:rsidP="00512E84">
            <w:pPr>
              <w:rPr>
                <w:ins w:id="42" w:author="김한별" w:date="2020-06-15T14:23:00Z"/>
                <w:rFonts w:ascii="Times" w:eastAsia="굴림체" w:hAnsi="Times" w:cs="굴림체"/>
                <w:color w:val="000000"/>
                <w:kern w:val="0"/>
                <w:szCs w:val="20"/>
              </w:rPr>
            </w:pPr>
            <w:ins w:id="43" w:author="김한별" w:date="2020-06-15T14:23:00Z">
              <w:r w:rsidRPr="00331DE1">
                <w:rPr>
                  <w:rFonts w:ascii="Times" w:eastAsia="굴림체" w:hAnsi="Times" w:cs="굴림체"/>
                  <w:color w:val="000000"/>
                  <w:kern w:val="0"/>
                  <w:szCs w:val="20"/>
                </w:rPr>
                <w:t xml:space="preserve">    wire        oProd_s, oProd_s_out;</w:t>
              </w:r>
            </w:ins>
          </w:p>
          <w:p w14:paraId="37F57E02" w14:textId="77777777" w:rsidR="00512E84" w:rsidRPr="00331DE1" w:rsidRDefault="00512E84" w:rsidP="00512E84">
            <w:pPr>
              <w:rPr>
                <w:ins w:id="44" w:author="김한별" w:date="2020-06-15T14:23:00Z"/>
                <w:rFonts w:ascii="Times" w:eastAsia="굴림체" w:hAnsi="Times" w:cs="굴림체"/>
                <w:color w:val="000000"/>
                <w:kern w:val="0"/>
                <w:szCs w:val="20"/>
              </w:rPr>
            </w:pPr>
            <w:ins w:id="45" w:author="김한별" w:date="2020-06-15T14:23:00Z">
              <w:r w:rsidRPr="00331DE1">
                <w:rPr>
                  <w:rFonts w:ascii="Times" w:eastAsia="굴림체" w:hAnsi="Times" w:cs="굴림체"/>
                  <w:color w:val="000000"/>
                  <w:kern w:val="0"/>
                  <w:szCs w:val="20"/>
                </w:rPr>
                <w:t xml:space="preserve">    assign oProd_s = A_s ^ B_s;</w:t>
              </w:r>
            </w:ins>
          </w:p>
          <w:p w14:paraId="5FEFD2B7" w14:textId="77777777" w:rsidR="00512E84" w:rsidRPr="00331DE1" w:rsidRDefault="00512E84" w:rsidP="00512E84">
            <w:pPr>
              <w:rPr>
                <w:ins w:id="46" w:author="김한별" w:date="2020-06-15T14:23:00Z"/>
                <w:rFonts w:ascii="Times" w:eastAsia="굴림체" w:hAnsi="Times" w:cs="굴림체"/>
                <w:color w:val="000000"/>
                <w:kern w:val="0"/>
                <w:szCs w:val="20"/>
              </w:rPr>
            </w:pPr>
          </w:p>
          <w:p w14:paraId="0E7394F8" w14:textId="77777777" w:rsidR="00512E84" w:rsidRPr="00331DE1" w:rsidRDefault="00512E84" w:rsidP="00512E84">
            <w:pPr>
              <w:rPr>
                <w:ins w:id="47" w:author="김한별" w:date="2020-06-15T14:23:00Z"/>
                <w:rFonts w:ascii="Times" w:eastAsia="굴림체" w:hAnsi="Times" w:cs="굴림체"/>
                <w:color w:val="000000"/>
                <w:kern w:val="0"/>
                <w:szCs w:val="20"/>
              </w:rPr>
            </w:pPr>
            <w:ins w:id="48" w:author="김한별" w:date="2020-06-15T14:23:00Z">
              <w:r w:rsidRPr="00331DE1">
                <w:rPr>
                  <w:rFonts w:ascii="Times" w:eastAsia="굴림체" w:hAnsi="Times" w:cs="굴림체"/>
                  <w:color w:val="000000"/>
                  <w:kern w:val="0"/>
                  <w:szCs w:val="20"/>
                </w:rPr>
                <w:t xml:space="preserve">    wire [45:0] pre_prod_frac;</w:t>
              </w:r>
            </w:ins>
          </w:p>
          <w:p w14:paraId="0326A372" w14:textId="77777777" w:rsidR="00512E84" w:rsidRPr="00331DE1" w:rsidRDefault="00512E84" w:rsidP="00512E84">
            <w:pPr>
              <w:rPr>
                <w:ins w:id="49" w:author="김한별" w:date="2020-06-15T14:23:00Z"/>
                <w:rFonts w:ascii="Times" w:eastAsia="굴림체" w:hAnsi="Times" w:cs="굴림체"/>
                <w:color w:val="000000"/>
                <w:kern w:val="0"/>
                <w:szCs w:val="20"/>
              </w:rPr>
            </w:pPr>
            <w:ins w:id="50" w:author="김한별" w:date="2020-06-15T14:23:00Z">
              <w:r w:rsidRPr="00331DE1">
                <w:rPr>
                  <w:rFonts w:ascii="Times" w:eastAsia="굴림체" w:hAnsi="Times" w:cs="굴림체"/>
                  <w:color w:val="000000"/>
                  <w:kern w:val="0"/>
                  <w:szCs w:val="20"/>
                </w:rPr>
                <w:t xml:space="preserve">    assign pre_prod_frac = A_f * B_f;</w:t>
              </w:r>
            </w:ins>
          </w:p>
          <w:p w14:paraId="7C590C79" w14:textId="77777777" w:rsidR="00512E84" w:rsidRPr="00331DE1" w:rsidRDefault="00512E84" w:rsidP="00512E84">
            <w:pPr>
              <w:rPr>
                <w:ins w:id="51" w:author="김한별" w:date="2020-06-15T14:23:00Z"/>
                <w:rFonts w:ascii="Times" w:eastAsia="굴림체" w:hAnsi="Times" w:cs="굴림체"/>
                <w:color w:val="000000"/>
                <w:kern w:val="0"/>
                <w:szCs w:val="20"/>
              </w:rPr>
            </w:pPr>
          </w:p>
          <w:p w14:paraId="7F4089C6" w14:textId="77777777" w:rsidR="00512E84" w:rsidRPr="00331DE1" w:rsidRDefault="00512E84" w:rsidP="00512E84">
            <w:pPr>
              <w:rPr>
                <w:ins w:id="52" w:author="김한별" w:date="2020-06-15T14:23:00Z"/>
                <w:rFonts w:ascii="Times" w:eastAsia="굴림체" w:hAnsi="Times" w:cs="굴림체"/>
                <w:color w:val="000000"/>
                <w:kern w:val="0"/>
                <w:szCs w:val="20"/>
              </w:rPr>
            </w:pPr>
            <w:ins w:id="53" w:author="김한별" w:date="2020-06-15T14:23:00Z">
              <w:r w:rsidRPr="00331DE1">
                <w:rPr>
                  <w:rFonts w:ascii="Times" w:eastAsia="굴림체" w:hAnsi="Times" w:cs="굴림체"/>
                  <w:color w:val="000000"/>
                  <w:kern w:val="0"/>
                  <w:szCs w:val="20"/>
                </w:rPr>
                <w:t xml:space="preserve">    wire [8:0]  pre_prod_exp;</w:t>
              </w:r>
            </w:ins>
          </w:p>
          <w:p w14:paraId="69F25F99" w14:textId="77777777" w:rsidR="00512E84" w:rsidRPr="00331DE1" w:rsidRDefault="00512E84" w:rsidP="00512E84">
            <w:pPr>
              <w:rPr>
                <w:ins w:id="54" w:author="김한별" w:date="2020-06-15T14:23:00Z"/>
                <w:rFonts w:ascii="Times" w:eastAsia="굴림체" w:hAnsi="Times" w:cs="굴림체"/>
                <w:color w:val="000000"/>
                <w:kern w:val="0"/>
                <w:szCs w:val="20"/>
              </w:rPr>
            </w:pPr>
            <w:ins w:id="55" w:author="김한별" w:date="2020-06-15T14:23:00Z">
              <w:r w:rsidRPr="00331DE1">
                <w:rPr>
                  <w:rFonts w:ascii="Times" w:eastAsia="굴림체" w:hAnsi="Times" w:cs="굴림체"/>
                  <w:color w:val="000000"/>
                  <w:kern w:val="0"/>
                  <w:szCs w:val="20"/>
                </w:rPr>
                <w:t xml:space="preserve">    assign pre_prod_exp = (A_e - 9'd127) + (B_e -9'd127);</w:t>
              </w:r>
            </w:ins>
          </w:p>
          <w:p w14:paraId="124A555D" w14:textId="77777777" w:rsidR="00512E84" w:rsidRPr="00331DE1" w:rsidRDefault="00512E84" w:rsidP="00512E84">
            <w:pPr>
              <w:rPr>
                <w:ins w:id="56" w:author="김한별" w:date="2020-06-15T14:23:00Z"/>
                <w:rFonts w:ascii="Times" w:eastAsia="굴림체" w:hAnsi="Times" w:cs="굴림체"/>
                <w:color w:val="000000"/>
                <w:kern w:val="0"/>
                <w:szCs w:val="20"/>
              </w:rPr>
            </w:pPr>
          </w:p>
          <w:p w14:paraId="48B99006" w14:textId="77777777" w:rsidR="00512E84" w:rsidRPr="00331DE1" w:rsidRDefault="00512E84" w:rsidP="00512E84">
            <w:pPr>
              <w:rPr>
                <w:ins w:id="57" w:author="김한별" w:date="2020-06-15T14:23:00Z"/>
                <w:rFonts w:ascii="Times" w:eastAsia="굴림체" w:hAnsi="Times" w:cs="굴림체"/>
                <w:color w:val="000000"/>
                <w:kern w:val="0"/>
                <w:szCs w:val="20"/>
              </w:rPr>
            </w:pPr>
            <w:ins w:id="58" w:author="김한별" w:date="2020-06-15T14:23:00Z">
              <w:r w:rsidRPr="00331DE1">
                <w:rPr>
                  <w:rFonts w:ascii="Times" w:eastAsia="굴림체" w:hAnsi="Times" w:cs="굴림체"/>
                  <w:color w:val="000000"/>
                  <w:kern w:val="0"/>
                  <w:szCs w:val="20"/>
                </w:rPr>
                <w:t xml:space="preserve">    wire [7:0]  oProd_e, oProd_e_out;</w:t>
              </w:r>
            </w:ins>
          </w:p>
          <w:p w14:paraId="11D71BB6" w14:textId="77777777" w:rsidR="00512E84" w:rsidRPr="00331DE1" w:rsidRDefault="00512E84" w:rsidP="00512E84">
            <w:pPr>
              <w:rPr>
                <w:ins w:id="59" w:author="김한별" w:date="2020-06-15T14:23:00Z"/>
                <w:rFonts w:ascii="Times" w:eastAsia="굴림체" w:hAnsi="Times" w:cs="굴림체"/>
                <w:color w:val="000000"/>
                <w:kern w:val="0"/>
                <w:szCs w:val="20"/>
              </w:rPr>
            </w:pPr>
            <w:ins w:id="60" w:author="김한별" w:date="2020-06-15T14:23:00Z">
              <w:r w:rsidRPr="00331DE1">
                <w:rPr>
                  <w:rFonts w:ascii="Times" w:eastAsia="굴림체" w:hAnsi="Times" w:cs="굴림체"/>
                  <w:color w:val="000000"/>
                  <w:kern w:val="0"/>
                  <w:szCs w:val="20"/>
                </w:rPr>
                <w:t xml:space="preserve">    wire [22:0] oProd_f_out;</w:t>
              </w:r>
            </w:ins>
          </w:p>
          <w:p w14:paraId="044ECD51" w14:textId="77777777" w:rsidR="00512E84" w:rsidRPr="00331DE1" w:rsidRDefault="00512E84" w:rsidP="00512E84">
            <w:pPr>
              <w:rPr>
                <w:ins w:id="61" w:author="김한별" w:date="2020-06-15T14:23:00Z"/>
                <w:rFonts w:ascii="Times" w:eastAsia="굴림체" w:hAnsi="Times" w:cs="굴림체"/>
                <w:color w:val="000000"/>
                <w:kern w:val="0"/>
                <w:szCs w:val="20"/>
              </w:rPr>
            </w:pPr>
            <w:ins w:id="62" w:author="김한별" w:date="2020-06-15T14:23:00Z">
              <w:r w:rsidRPr="00331DE1">
                <w:rPr>
                  <w:rFonts w:ascii="Times" w:eastAsia="굴림체" w:hAnsi="Times" w:cs="굴림체"/>
                  <w:color w:val="000000"/>
                  <w:kern w:val="0"/>
                  <w:szCs w:val="20"/>
                </w:rPr>
                <w:t xml:space="preserve">    assign oProd_e = (pre_prod_exp + 9'd127);</w:t>
              </w:r>
            </w:ins>
          </w:p>
          <w:p w14:paraId="5E2758BE" w14:textId="77777777" w:rsidR="00512E84" w:rsidRPr="00331DE1" w:rsidRDefault="00512E84" w:rsidP="00512E84">
            <w:pPr>
              <w:rPr>
                <w:ins w:id="63" w:author="김한별" w:date="2020-06-15T14:23:00Z"/>
                <w:rFonts w:ascii="Times" w:eastAsia="굴림체" w:hAnsi="Times" w:cs="굴림체"/>
                <w:color w:val="000000"/>
                <w:kern w:val="0"/>
                <w:szCs w:val="20"/>
              </w:rPr>
            </w:pPr>
            <w:ins w:id="64" w:author="김한별" w:date="2020-06-15T14:23:00Z">
              <w:r w:rsidRPr="00331DE1">
                <w:rPr>
                  <w:rFonts w:ascii="Times" w:eastAsia="굴림체" w:hAnsi="Times" w:cs="굴림체"/>
                  <w:color w:val="000000"/>
                  <w:kern w:val="0"/>
                  <w:szCs w:val="20"/>
                </w:rPr>
                <w:t xml:space="preserve">    </w:t>
              </w:r>
            </w:ins>
          </w:p>
          <w:p w14:paraId="26845355" w14:textId="77777777" w:rsidR="00512E84" w:rsidRPr="00331DE1" w:rsidRDefault="00512E84" w:rsidP="00512E84">
            <w:pPr>
              <w:rPr>
                <w:ins w:id="65" w:author="김한별" w:date="2020-06-15T14:23:00Z"/>
                <w:rFonts w:ascii="Times" w:eastAsia="굴림체" w:hAnsi="Times" w:cs="굴림체"/>
                <w:color w:val="000000"/>
                <w:kern w:val="0"/>
                <w:szCs w:val="20"/>
              </w:rPr>
            </w:pPr>
            <w:ins w:id="66" w:author="김한별" w:date="2020-06-15T14:23:00Z">
              <w:r w:rsidRPr="00331DE1">
                <w:rPr>
                  <w:rFonts w:ascii="Times" w:eastAsia="굴림체" w:hAnsi="Times" w:cs="굴림체"/>
                  <w:color w:val="000000"/>
                  <w:kern w:val="0"/>
                  <w:szCs w:val="20"/>
                </w:rPr>
                <w:t xml:space="preserve">    assign oProd_s_out = oProd_s;</w:t>
              </w:r>
            </w:ins>
          </w:p>
          <w:p w14:paraId="3D7DA358" w14:textId="77777777" w:rsidR="00512E84" w:rsidRPr="00331DE1" w:rsidRDefault="00512E84" w:rsidP="00512E84">
            <w:pPr>
              <w:rPr>
                <w:ins w:id="67" w:author="김한별" w:date="2020-06-15T14:23:00Z"/>
                <w:rFonts w:ascii="Times" w:eastAsia="굴림체" w:hAnsi="Times" w:cs="굴림체"/>
                <w:color w:val="000000"/>
                <w:kern w:val="0"/>
                <w:szCs w:val="20"/>
              </w:rPr>
            </w:pPr>
            <w:ins w:id="68" w:author="김한별" w:date="2020-06-15T14:23:00Z">
              <w:r w:rsidRPr="00331DE1">
                <w:rPr>
                  <w:rFonts w:ascii="Times" w:eastAsia="굴림체" w:hAnsi="Times" w:cs="굴림체"/>
                  <w:color w:val="000000"/>
                  <w:kern w:val="0"/>
                  <w:szCs w:val="20"/>
                </w:rPr>
                <w:t xml:space="preserve">    assign oProd_e_out = pre_prod_frac[45] ? oProd_e + 9'd1 : oProd_e;</w:t>
              </w:r>
            </w:ins>
          </w:p>
          <w:p w14:paraId="17F03B0B" w14:textId="77777777" w:rsidR="00512E84" w:rsidRPr="00331DE1" w:rsidRDefault="00512E84" w:rsidP="00512E84">
            <w:pPr>
              <w:rPr>
                <w:ins w:id="69" w:author="김한별" w:date="2020-06-15T14:23:00Z"/>
                <w:rFonts w:ascii="Times" w:eastAsia="굴림체" w:hAnsi="Times" w:cs="굴림체"/>
                <w:color w:val="000000"/>
                <w:kern w:val="0"/>
                <w:szCs w:val="20"/>
              </w:rPr>
            </w:pPr>
            <w:ins w:id="70" w:author="김한별" w:date="2020-06-15T14:23:00Z">
              <w:r w:rsidRPr="00331DE1">
                <w:rPr>
                  <w:rFonts w:ascii="Times" w:eastAsia="굴림체" w:hAnsi="Times" w:cs="굴림체"/>
                  <w:color w:val="000000"/>
                  <w:kern w:val="0"/>
                  <w:szCs w:val="20"/>
                </w:rPr>
                <w:t xml:space="preserve">    assign oProd_f_out = pre_prod_frac[45] ? pre_prod_frac[44:22] : pre_prod_frac[43:21];</w:t>
              </w:r>
            </w:ins>
          </w:p>
          <w:p w14:paraId="7615C0D4" w14:textId="77777777" w:rsidR="00512E84" w:rsidRPr="00331DE1" w:rsidRDefault="00512E84" w:rsidP="00512E84">
            <w:pPr>
              <w:rPr>
                <w:ins w:id="71" w:author="김한별" w:date="2020-06-15T14:23:00Z"/>
                <w:rFonts w:ascii="Times" w:eastAsia="굴림체" w:hAnsi="Times" w:cs="굴림체"/>
                <w:color w:val="000000"/>
                <w:kern w:val="0"/>
                <w:szCs w:val="20"/>
              </w:rPr>
            </w:pPr>
          </w:p>
          <w:p w14:paraId="3B9368D2" w14:textId="77777777" w:rsidR="00512E84" w:rsidRPr="00331DE1" w:rsidRDefault="00512E84" w:rsidP="00512E84">
            <w:pPr>
              <w:rPr>
                <w:ins w:id="72" w:author="김한별" w:date="2020-06-15T14:23:00Z"/>
                <w:rFonts w:ascii="Times" w:eastAsia="굴림체" w:hAnsi="Times" w:cs="굴림체"/>
                <w:color w:val="000000"/>
                <w:kern w:val="0"/>
                <w:szCs w:val="20"/>
              </w:rPr>
            </w:pPr>
            <w:ins w:id="73" w:author="김한별" w:date="2020-06-15T14:23:00Z">
              <w:r w:rsidRPr="00331DE1">
                <w:rPr>
                  <w:rFonts w:ascii="Times" w:eastAsia="굴림체" w:hAnsi="Times" w:cs="굴림체"/>
                  <w:color w:val="000000"/>
                  <w:kern w:val="0"/>
                  <w:szCs w:val="20"/>
                </w:rPr>
                <w:t xml:space="preserve">    assign out = {oProd_s_out, oProd_e_out, oProd_f_out};</w:t>
              </w:r>
            </w:ins>
          </w:p>
          <w:p w14:paraId="21291808" w14:textId="77777777" w:rsidR="00512E84" w:rsidRPr="00331DE1" w:rsidRDefault="00512E84" w:rsidP="00512E84">
            <w:pPr>
              <w:rPr>
                <w:ins w:id="74" w:author="김한별" w:date="2020-06-15T14:23:00Z"/>
                <w:rFonts w:ascii="Times" w:eastAsia="굴림체" w:hAnsi="Times" w:cs="굴림체"/>
                <w:color w:val="000000"/>
                <w:kern w:val="0"/>
                <w:szCs w:val="20"/>
              </w:rPr>
            </w:pPr>
          </w:p>
          <w:p w14:paraId="318931D5" w14:textId="408BB948" w:rsidR="004F468A" w:rsidRPr="00F33B33" w:rsidDel="00512E84" w:rsidRDefault="00512E84" w:rsidP="00512E84">
            <w:pPr>
              <w:rPr>
                <w:del w:id="75" w:author="김한별" w:date="2020-06-15T14:23:00Z"/>
                <w:rFonts w:ascii="Times" w:eastAsia="굴림체" w:hAnsi="Times" w:cs="굴림체"/>
                <w:color w:val="000000"/>
                <w:kern w:val="0"/>
                <w:szCs w:val="20"/>
              </w:rPr>
            </w:pPr>
            <w:ins w:id="76" w:author="김한별" w:date="2020-06-15T14:23:00Z">
              <w:r w:rsidRPr="00331DE1">
                <w:rPr>
                  <w:rFonts w:ascii="Times" w:eastAsia="굴림체" w:hAnsi="Times" w:cs="굴림체"/>
                  <w:color w:val="000000"/>
                  <w:kern w:val="0"/>
                  <w:szCs w:val="20"/>
                </w:rPr>
                <w:lastRenderedPageBreak/>
                <w:t>endmodule</w:t>
              </w:r>
            </w:ins>
            <w:del w:id="77" w:author="김한별" w:date="2020-06-15T14:23:00Z">
              <w:r w:rsidR="004F468A" w:rsidRPr="00F33B33" w:rsidDel="00512E84">
                <w:rPr>
                  <w:rFonts w:ascii="Times" w:eastAsia="굴림체" w:hAnsi="Times" w:cs="굴림체"/>
                  <w:color w:val="000000"/>
                  <w:kern w:val="0"/>
                  <w:szCs w:val="20"/>
                </w:rPr>
                <w:delText>module multiplier_fp32 (</w:delText>
              </w:r>
            </w:del>
          </w:p>
          <w:p w14:paraId="77497644" w14:textId="33082925" w:rsidR="004F468A" w:rsidRPr="00F33B33" w:rsidDel="00512E84" w:rsidRDefault="004F468A" w:rsidP="0011350D">
            <w:pPr>
              <w:rPr>
                <w:del w:id="78" w:author="김한별" w:date="2020-06-15T14:23:00Z"/>
                <w:rFonts w:ascii="Times" w:eastAsia="굴림체" w:hAnsi="Times" w:cs="굴림체"/>
                <w:color w:val="000000"/>
                <w:kern w:val="0"/>
                <w:szCs w:val="20"/>
              </w:rPr>
            </w:pPr>
            <w:del w:id="79" w:author="김한별" w:date="2020-06-15T14:23:00Z">
              <w:r w:rsidRPr="00F33B33" w:rsidDel="00512E84">
                <w:rPr>
                  <w:rFonts w:ascii="Times" w:eastAsia="굴림체" w:hAnsi="Times" w:cs="굴림체"/>
                  <w:color w:val="000000"/>
                  <w:kern w:val="0"/>
                  <w:szCs w:val="20"/>
                </w:rPr>
                <w:delText xml:space="preserve">    input      [31:0] ain,</w:delText>
              </w:r>
            </w:del>
          </w:p>
          <w:p w14:paraId="584B1041" w14:textId="570D64E2" w:rsidR="004F468A" w:rsidRPr="00F33B33" w:rsidDel="00512E84" w:rsidRDefault="004F468A" w:rsidP="0011350D">
            <w:pPr>
              <w:rPr>
                <w:del w:id="80" w:author="김한별" w:date="2020-06-15T14:23:00Z"/>
                <w:rFonts w:ascii="Times" w:eastAsia="굴림체" w:hAnsi="Times" w:cs="굴림체"/>
                <w:color w:val="000000"/>
                <w:kern w:val="0"/>
                <w:szCs w:val="20"/>
              </w:rPr>
            </w:pPr>
            <w:del w:id="81" w:author="김한별" w:date="2020-06-15T14:23:00Z">
              <w:r w:rsidRPr="00F33B33" w:rsidDel="00512E84">
                <w:rPr>
                  <w:rFonts w:ascii="Times" w:eastAsia="굴림체" w:hAnsi="Times" w:cs="굴림체"/>
                  <w:color w:val="000000"/>
                  <w:kern w:val="0"/>
                  <w:szCs w:val="20"/>
                </w:rPr>
                <w:delText xml:space="preserve">    input      [31:0] bin,</w:delText>
              </w:r>
            </w:del>
          </w:p>
          <w:p w14:paraId="52BB69B3" w14:textId="452351C5" w:rsidR="004F468A" w:rsidRPr="00F33B33" w:rsidDel="00512E84" w:rsidRDefault="004F468A" w:rsidP="0011350D">
            <w:pPr>
              <w:rPr>
                <w:del w:id="82" w:author="김한별" w:date="2020-06-15T14:23:00Z"/>
                <w:rFonts w:ascii="Times" w:eastAsia="굴림체" w:hAnsi="Times" w:cs="굴림체"/>
                <w:color w:val="000000"/>
                <w:kern w:val="0"/>
                <w:szCs w:val="20"/>
              </w:rPr>
            </w:pPr>
            <w:del w:id="83" w:author="김한별" w:date="2020-06-15T14:23:00Z">
              <w:r w:rsidRPr="00F33B33" w:rsidDel="00512E84">
                <w:rPr>
                  <w:rFonts w:ascii="Times" w:eastAsia="굴림체" w:hAnsi="Times" w:cs="굴림체"/>
                  <w:color w:val="000000"/>
                  <w:kern w:val="0"/>
                  <w:szCs w:val="20"/>
                </w:rPr>
                <w:delText xml:space="preserve">    output     [31:0] out</w:delText>
              </w:r>
            </w:del>
          </w:p>
          <w:p w14:paraId="7AD2DAEE" w14:textId="102DABEB" w:rsidR="004F468A" w:rsidRPr="00F33B33" w:rsidDel="00512E84" w:rsidRDefault="004F468A" w:rsidP="0011350D">
            <w:pPr>
              <w:rPr>
                <w:del w:id="84" w:author="김한별" w:date="2020-06-15T14:23:00Z"/>
                <w:rFonts w:ascii="Times" w:eastAsia="굴림체" w:hAnsi="Times" w:cs="굴림체"/>
                <w:color w:val="000000"/>
                <w:kern w:val="0"/>
                <w:szCs w:val="20"/>
              </w:rPr>
            </w:pPr>
            <w:del w:id="85" w:author="김한별" w:date="2020-06-15T14:23:00Z">
              <w:r w:rsidRPr="00F33B33" w:rsidDel="00512E84">
                <w:rPr>
                  <w:rFonts w:ascii="Times" w:eastAsia="굴림체" w:hAnsi="Times" w:cs="굴림체"/>
                  <w:color w:val="000000"/>
                  <w:kern w:val="0"/>
                  <w:szCs w:val="20"/>
                </w:rPr>
                <w:delText>);</w:delText>
              </w:r>
            </w:del>
          </w:p>
          <w:p w14:paraId="0625D3AD" w14:textId="43291AA2" w:rsidR="004F468A" w:rsidRPr="00F33B33" w:rsidDel="00512E84" w:rsidRDefault="004F468A" w:rsidP="0011350D">
            <w:pPr>
              <w:rPr>
                <w:del w:id="86" w:author="김한별" w:date="2020-06-15T14:23:00Z"/>
                <w:rFonts w:ascii="Times" w:eastAsia="굴림체" w:hAnsi="Times" w:cs="굴림체"/>
                <w:color w:val="000000"/>
                <w:kern w:val="0"/>
                <w:szCs w:val="20"/>
              </w:rPr>
            </w:pPr>
          </w:p>
          <w:p w14:paraId="74364705" w14:textId="70D624C2" w:rsidR="004F468A" w:rsidRPr="00F33B33" w:rsidDel="00512E84" w:rsidRDefault="004F468A" w:rsidP="0011350D">
            <w:pPr>
              <w:rPr>
                <w:del w:id="87" w:author="김한별" w:date="2020-06-15T14:23:00Z"/>
                <w:rFonts w:ascii="Times" w:eastAsia="굴림체" w:hAnsi="Times" w:cs="굴림체"/>
                <w:color w:val="000000"/>
                <w:kern w:val="0"/>
                <w:szCs w:val="20"/>
              </w:rPr>
            </w:pPr>
            <w:del w:id="88" w:author="김한별" w:date="2020-06-15T14:23:00Z">
              <w:r w:rsidRPr="00F33B33" w:rsidDel="00512E84">
                <w:rPr>
                  <w:rFonts w:ascii="Times" w:eastAsia="굴림체" w:hAnsi="Times" w:cs="굴림체"/>
                  <w:color w:val="000000"/>
                  <w:kern w:val="0"/>
                  <w:szCs w:val="20"/>
                </w:rPr>
                <w:delText xml:space="preserve">    // Extract fields of A and B.</w:delText>
              </w:r>
            </w:del>
          </w:p>
          <w:p w14:paraId="614F8D57" w14:textId="44281A83" w:rsidR="004F468A" w:rsidRPr="00F33B33" w:rsidDel="00512E84" w:rsidRDefault="004F468A" w:rsidP="0011350D">
            <w:pPr>
              <w:rPr>
                <w:del w:id="89" w:author="김한별" w:date="2020-06-15T14:23:00Z"/>
                <w:rFonts w:ascii="Times" w:eastAsia="굴림체" w:hAnsi="Times" w:cs="굴림체"/>
                <w:color w:val="000000"/>
                <w:kern w:val="0"/>
                <w:szCs w:val="20"/>
              </w:rPr>
            </w:pPr>
            <w:del w:id="90" w:author="김한별" w:date="2020-06-15T14:23:00Z">
              <w:r w:rsidRPr="00F33B33" w:rsidDel="00512E84">
                <w:rPr>
                  <w:rFonts w:ascii="Times" w:eastAsia="굴림체" w:hAnsi="Times" w:cs="굴림체"/>
                  <w:color w:val="000000"/>
                  <w:kern w:val="0"/>
                  <w:szCs w:val="20"/>
                </w:rPr>
                <w:delText xml:space="preserve">    wire        A_s;</w:delText>
              </w:r>
            </w:del>
          </w:p>
          <w:p w14:paraId="43EE2CA1" w14:textId="4EBA7109" w:rsidR="004F468A" w:rsidRPr="00F33B33" w:rsidDel="00512E84" w:rsidRDefault="004F468A" w:rsidP="0011350D">
            <w:pPr>
              <w:rPr>
                <w:del w:id="91" w:author="김한별" w:date="2020-06-15T14:23:00Z"/>
                <w:rFonts w:ascii="Times" w:eastAsia="굴림체" w:hAnsi="Times" w:cs="굴림체"/>
                <w:color w:val="000000"/>
                <w:kern w:val="0"/>
                <w:szCs w:val="20"/>
              </w:rPr>
            </w:pPr>
            <w:del w:id="92" w:author="김한별" w:date="2020-06-15T14:23:00Z">
              <w:r w:rsidRPr="00F33B33" w:rsidDel="00512E84">
                <w:rPr>
                  <w:rFonts w:ascii="Times" w:eastAsia="굴림체" w:hAnsi="Times" w:cs="굴림체"/>
                  <w:color w:val="000000"/>
                  <w:kern w:val="0"/>
                  <w:szCs w:val="20"/>
                </w:rPr>
                <w:delText xml:space="preserve">    wire [7:0]  A_e;</w:delText>
              </w:r>
            </w:del>
          </w:p>
          <w:p w14:paraId="2332F727" w14:textId="5766E620" w:rsidR="004F468A" w:rsidRPr="00F33B33" w:rsidDel="00512E84" w:rsidRDefault="004F468A" w:rsidP="0011350D">
            <w:pPr>
              <w:rPr>
                <w:del w:id="93" w:author="김한별" w:date="2020-06-15T14:23:00Z"/>
                <w:rFonts w:ascii="Times" w:eastAsia="굴림체" w:hAnsi="Times" w:cs="굴림체"/>
                <w:color w:val="000000"/>
                <w:kern w:val="0"/>
                <w:szCs w:val="20"/>
              </w:rPr>
            </w:pPr>
            <w:del w:id="94" w:author="김한별" w:date="2020-06-15T14:23:00Z">
              <w:r w:rsidRPr="00F33B33" w:rsidDel="00512E84">
                <w:rPr>
                  <w:rFonts w:ascii="Times" w:eastAsia="굴림체" w:hAnsi="Times" w:cs="굴림체"/>
                  <w:color w:val="000000"/>
                  <w:kern w:val="0"/>
                  <w:szCs w:val="20"/>
                </w:rPr>
                <w:delText xml:space="preserve">    wire [22:0] A_f;</w:delText>
              </w:r>
            </w:del>
          </w:p>
          <w:p w14:paraId="754064C3" w14:textId="4047F1C8" w:rsidR="004F468A" w:rsidRPr="00F33B33" w:rsidDel="00512E84" w:rsidRDefault="004F468A" w:rsidP="0011350D">
            <w:pPr>
              <w:rPr>
                <w:del w:id="95" w:author="김한별" w:date="2020-06-15T14:23:00Z"/>
                <w:rFonts w:ascii="Times" w:eastAsia="굴림체" w:hAnsi="Times" w:cs="굴림체"/>
                <w:color w:val="000000"/>
                <w:kern w:val="0"/>
                <w:szCs w:val="20"/>
              </w:rPr>
            </w:pPr>
            <w:del w:id="96" w:author="김한별" w:date="2020-06-15T14:23:00Z">
              <w:r w:rsidRPr="00F33B33" w:rsidDel="00512E84">
                <w:rPr>
                  <w:rFonts w:ascii="Times" w:eastAsia="굴림체" w:hAnsi="Times" w:cs="굴림체"/>
                  <w:color w:val="000000"/>
                  <w:kern w:val="0"/>
                  <w:szCs w:val="20"/>
                </w:rPr>
                <w:delText xml:space="preserve">    wire        B_s;</w:delText>
              </w:r>
            </w:del>
          </w:p>
          <w:p w14:paraId="426685A0" w14:textId="3A79CED8" w:rsidR="004F468A" w:rsidRPr="00F33B33" w:rsidDel="00512E84" w:rsidRDefault="004F468A" w:rsidP="0011350D">
            <w:pPr>
              <w:rPr>
                <w:del w:id="97" w:author="김한별" w:date="2020-06-15T14:23:00Z"/>
                <w:rFonts w:ascii="Times" w:eastAsia="굴림체" w:hAnsi="Times" w:cs="굴림체"/>
                <w:color w:val="000000"/>
                <w:kern w:val="0"/>
                <w:szCs w:val="20"/>
              </w:rPr>
            </w:pPr>
            <w:del w:id="98" w:author="김한별" w:date="2020-06-15T14:23:00Z">
              <w:r w:rsidRPr="00F33B33" w:rsidDel="00512E84">
                <w:rPr>
                  <w:rFonts w:ascii="Times" w:eastAsia="굴림체" w:hAnsi="Times" w:cs="굴림체"/>
                  <w:color w:val="000000"/>
                  <w:kern w:val="0"/>
                  <w:szCs w:val="20"/>
                </w:rPr>
                <w:delText xml:space="preserve">    wire [7:0]  B_e;</w:delText>
              </w:r>
            </w:del>
          </w:p>
          <w:p w14:paraId="72211D78" w14:textId="360826FB" w:rsidR="004F468A" w:rsidRPr="00F33B33" w:rsidDel="00512E84" w:rsidRDefault="004F468A" w:rsidP="0011350D">
            <w:pPr>
              <w:rPr>
                <w:del w:id="99" w:author="김한별" w:date="2020-06-15T14:23:00Z"/>
                <w:rFonts w:ascii="Times" w:eastAsia="굴림체" w:hAnsi="Times" w:cs="굴림체"/>
                <w:color w:val="000000"/>
                <w:kern w:val="0"/>
                <w:szCs w:val="20"/>
              </w:rPr>
            </w:pPr>
            <w:del w:id="100" w:author="김한별" w:date="2020-06-15T14:23:00Z">
              <w:r w:rsidRPr="00F33B33" w:rsidDel="00512E84">
                <w:rPr>
                  <w:rFonts w:ascii="Times" w:eastAsia="굴림체" w:hAnsi="Times" w:cs="굴림체"/>
                  <w:color w:val="000000"/>
                  <w:kern w:val="0"/>
                  <w:szCs w:val="20"/>
                </w:rPr>
                <w:delText xml:space="preserve">    wire [22:0] B_f;</w:delText>
              </w:r>
            </w:del>
          </w:p>
          <w:p w14:paraId="7B747655" w14:textId="42E2DB7A" w:rsidR="004F468A" w:rsidRPr="00F33B33" w:rsidDel="00512E84" w:rsidRDefault="004F468A" w:rsidP="0011350D">
            <w:pPr>
              <w:rPr>
                <w:del w:id="101" w:author="김한별" w:date="2020-06-15T14:23:00Z"/>
                <w:rFonts w:ascii="Times" w:eastAsia="굴림체" w:hAnsi="Times" w:cs="굴림체"/>
                <w:color w:val="000000"/>
                <w:kern w:val="0"/>
                <w:szCs w:val="20"/>
              </w:rPr>
            </w:pPr>
            <w:del w:id="102" w:author="김한별" w:date="2020-06-15T14:23:00Z">
              <w:r w:rsidRPr="00F33B33" w:rsidDel="00512E84">
                <w:rPr>
                  <w:rFonts w:ascii="Times" w:eastAsia="굴림체" w:hAnsi="Times" w:cs="굴림체"/>
                  <w:color w:val="000000"/>
                  <w:kern w:val="0"/>
                  <w:szCs w:val="20"/>
                </w:rPr>
                <w:delText xml:space="preserve">    assign A_s = ain[31];</w:delText>
              </w:r>
            </w:del>
          </w:p>
          <w:p w14:paraId="3DEC90E4" w14:textId="7621E742" w:rsidR="004F468A" w:rsidRPr="00F33B33" w:rsidDel="00512E84" w:rsidRDefault="004F468A" w:rsidP="0011350D">
            <w:pPr>
              <w:rPr>
                <w:del w:id="103" w:author="김한별" w:date="2020-06-15T14:23:00Z"/>
                <w:rFonts w:ascii="Times" w:eastAsia="굴림체" w:hAnsi="Times" w:cs="굴림체"/>
                <w:color w:val="000000"/>
                <w:kern w:val="0"/>
                <w:szCs w:val="20"/>
              </w:rPr>
            </w:pPr>
            <w:del w:id="104" w:author="김한별" w:date="2020-06-15T14:23:00Z">
              <w:r w:rsidRPr="00F33B33" w:rsidDel="00512E84">
                <w:rPr>
                  <w:rFonts w:ascii="Times" w:eastAsia="굴림체" w:hAnsi="Times" w:cs="굴림체"/>
                  <w:color w:val="000000"/>
                  <w:kern w:val="0"/>
                  <w:szCs w:val="20"/>
                </w:rPr>
                <w:delText xml:space="preserve">    assign A_e = ain[30:23];</w:delText>
              </w:r>
            </w:del>
          </w:p>
          <w:p w14:paraId="377F57F7" w14:textId="774F4182" w:rsidR="004F468A" w:rsidRPr="00F33B33" w:rsidDel="00512E84" w:rsidRDefault="004F468A" w:rsidP="0011350D">
            <w:pPr>
              <w:rPr>
                <w:del w:id="105" w:author="김한별" w:date="2020-06-15T14:23:00Z"/>
                <w:rFonts w:ascii="Times" w:eastAsia="굴림체" w:hAnsi="Times" w:cs="굴림체"/>
                <w:color w:val="000000"/>
                <w:kern w:val="0"/>
                <w:szCs w:val="20"/>
              </w:rPr>
            </w:pPr>
            <w:del w:id="106" w:author="김한별" w:date="2020-06-15T14:23:00Z">
              <w:r w:rsidRPr="00F33B33" w:rsidDel="00512E84">
                <w:rPr>
                  <w:rFonts w:ascii="Times" w:eastAsia="굴림체" w:hAnsi="Times" w:cs="굴림체"/>
                  <w:color w:val="000000"/>
                  <w:kern w:val="0"/>
                  <w:szCs w:val="20"/>
                </w:rPr>
                <w:delText xml:space="preserve">    assign A_f = {1'b1, ain[22:1]};</w:delText>
              </w:r>
            </w:del>
          </w:p>
          <w:p w14:paraId="2B5E701B" w14:textId="78405BAC" w:rsidR="004F468A" w:rsidRPr="00F33B33" w:rsidDel="00512E84" w:rsidRDefault="004F468A" w:rsidP="0011350D">
            <w:pPr>
              <w:rPr>
                <w:del w:id="107" w:author="김한별" w:date="2020-06-15T14:23:00Z"/>
                <w:rFonts w:ascii="Times" w:eastAsia="굴림체" w:hAnsi="Times" w:cs="굴림체"/>
                <w:color w:val="000000"/>
                <w:kern w:val="0"/>
                <w:szCs w:val="20"/>
              </w:rPr>
            </w:pPr>
            <w:del w:id="108" w:author="김한별" w:date="2020-06-15T14:23:00Z">
              <w:r w:rsidRPr="00F33B33" w:rsidDel="00512E84">
                <w:rPr>
                  <w:rFonts w:ascii="Times" w:eastAsia="굴림체" w:hAnsi="Times" w:cs="굴림체"/>
                  <w:color w:val="000000"/>
                  <w:kern w:val="0"/>
                  <w:szCs w:val="20"/>
                </w:rPr>
                <w:delText xml:space="preserve">    assign B_s = bin[31];</w:delText>
              </w:r>
            </w:del>
          </w:p>
          <w:p w14:paraId="60FF7953" w14:textId="0AB6C584" w:rsidR="004F468A" w:rsidRPr="00F33B33" w:rsidDel="00512E84" w:rsidRDefault="004F468A" w:rsidP="0011350D">
            <w:pPr>
              <w:rPr>
                <w:del w:id="109" w:author="김한별" w:date="2020-06-15T14:23:00Z"/>
                <w:rFonts w:ascii="Times" w:eastAsia="굴림체" w:hAnsi="Times" w:cs="굴림체"/>
                <w:color w:val="000000"/>
                <w:kern w:val="0"/>
                <w:szCs w:val="20"/>
              </w:rPr>
            </w:pPr>
            <w:del w:id="110" w:author="김한별" w:date="2020-06-15T14:23:00Z">
              <w:r w:rsidRPr="00F33B33" w:rsidDel="00512E84">
                <w:rPr>
                  <w:rFonts w:ascii="Times" w:eastAsia="굴림체" w:hAnsi="Times" w:cs="굴림체"/>
                  <w:color w:val="000000"/>
                  <w:kern w:val="0"/>
                  <w:szCs w:val="20"/>
                </w:rPr>
                <w:delText xml:space="preserve">    assign B_e = bin[30:23];</w:delText>
              </w:r>
            </w:del>
          </w:p>
          <w:p w14:paraId="43DE43DD" w14:textId="48D43749" w:rsidR="004F468A" w:rsidRPr="00F33B33" w:rsidDel="00512E84" w:rsidRDefault="004F468A" w:rsidP="0011350D">
            <w:pPr>
              <w:rPr>
                <w:del w:id="111" w:author="김한별" w:date="2020-06-15T14:23:00Z"/>
                <w:rFonts w:ascii="Times" w:eastAsia="굴림체" w:hAnsi="Times" w:cs="굴림체"/>
                <w:color w:val="000000"/>
                <w:kern w:val="0"/>
                <w:szCs w:val="20"/>
              </w:rPr>
            </w:pPr>
            <w:del w:id="112" w:author="김한별" w:date="2020-06-15T14:23:00Z">
              <w:r w:rsidRPr="00F33B33" w:rsidDel="00512E84">
                <w:rPr>
                  <w:rFonts w:ascii="Times" w:eastAsia="굴림체" w:hAnsi="Times" w:cs="굴림체"/>
                  <w:color w:val="000000"/>
                  <w:kern w:val="0"/>
                  <w:szCs w:val="20"/>
                </w:rPr>
                <w:delText xml:space="preserve">    assign B_f = {1'b1, bin[22:1]};</w:delText>
              </w:r>
            </w:del>
          </w:p>
          <w:p w14:paraId="40DE3F8A" w14:textId="1059D240" w:rsidR="004F468A" w:rsidRPr="00F33B33" w:rsidDel="00512E84" w:rsidRDefault="004F468A" w:rsidP="0011350D">
            <w:pPr>
              <w:rPr>
                <w:del w:id="113" w:author="김한별" w:date="2020-06-15T14:23:00Z"/>
                <w:rFonts w:ascii="Times" w:eastAsia="굴림체" w:hAnsi="Times" w:cs="굴림체"/>
                <w:color w:val="000000"/>
                <w:kern w:val="0"/>
                <w:szCs w:val="20"/>
              </w:rPr>
            </w:pPr>
          </w:p>
          <w:p w14:paraId="29386B33" w14:textId="15F8934E" w:rsidR="004F468A" w:rsidRPr="00F33B33" w:rsidDel="00512E84" w:rsidRDefault="004F468A" w:rsidP="0011350D">
            <w:pPr>
              <w:rPr>
                <w:del w:id="114" w:author="김한별" w:date="2020-06-15T14:23:00Z"/>
                <w:rFonts w:ascii="Times" w:eastAsia="굴림체" w:hAnsi="Times" w:cs="굴림체"/>
                <w:color w:val="000000"/>
                <w:kern w:val="0"/>
                <w:szCs w:val="20"/>
              </w:rPr>
            </w:pPr>
            <w:del w:id="115" w:author="김한별" w:date="2020-06-15T14:23:00Z">
              <w:r w:rsidRPr="00F33B33" w:rsidDel="00512E84">
                <w:rPr>
                  <w:rFonts w:ascii="Times" w:eastAsia="굴림체" w:hAnsi="Times" w:cs="굴림체"/>
                  <w:color w:val="000000"/>
                  <w:kern w:val="0"/>
                  <w:szCs w:val="20"/>
                </w:rPr>
                <w:delText xml:space="preserve">    // XOR sign bits to determine product sign.</w:delText>
              </w:r>
            </w:del>
          </w:p>
          <w:p w14:paraId="747543BD" w14:textId="05972647" w:rsidR="004F468A" w:rsidRPr="00F33B33" w:rsidDel="00512E84" w:rsidRDefault="004F468A" w:rsidP="0011350D">
            <w:pPr>
              <w:rPr>
                <w:del w:id="116" w:author="김한별" w:date="2020-06-15T14:23:00Z"/>
                <w:rFonts w:ascii="Times" w:eastAsia="굴림체" w:hAnsi="Times" w:cs="굴림체"/>
                <w:color w:val="000000"/>
                <w:kern w:val="0"/>
                <w:szCs w:val="20"/>
              </w:rPr>
            </w:pPr>
            <w:del w:id="117" w:author="김한별" w:date="2020-06-15T14:23:00Z">
              <w:r w:rsidRPr="00F33B33" w:rsidDel="00512E84">
                <w:rPr>
                  <w:rFonts w:ascii="Times" w:eastAsia="굴림체" w:hAnsi="Times" w:cs="굴림체"/>
                  <w:color w:val="000000"/>
                  <w:kern w:val="0"/>
                  <w:szCs w:val="20"/>
                </w:rPr>
                <w:delText xml:space="preserve">    wire        oProd_s;</w:delText>
              </w:r>
            </w:del>
          </w:p>
          <w:p w14:paraId="51B49D0D" w14:textId="3FB208AB" w:rsidR="004F468A" w:rsidRPr="00F33B33" w:rsidDel="00512E84" w:rsidRDefault="004F468A" w:rsidP="0011350D">
            <w:pPr>
              <w:rPr>
                <w:del w:id="118" w:author="김한별" w:date="2020-06-15T14:23:00Z"/>
                <w:rFonts w:ascii="Times" w:eastAsia="굴림체" w:hAnsi="Times" w:cs="굴림체"/>
                <w:color w:val="000000"/>
                <w:kern w:val="0"/>
                <w:szCs w:val="20"/>
              </w:rPr>
            </w:pPr>
            <w:del w:id="119" w:author="김한별" w:date="2020-06-15T14:23:00Z">
              <w:r w:rsidRPr="00F33B33" w:rsidDel="00512E84">
                <w:rPr>
                  <w:rFonts w:ascii="Times" w:eastAsia="굴림체" w:hAnsi="Times" w:cs="굴림체"/>
                  <w:color w:val="000000"/>
                  <w:kern w:val="0"/>
                  <w:szCs w:val="20"/>
                </w:rPr>
                <w:delText xml:space="preserve">    assign oProd_s = A_s ^ B_s;</w:delText>
              </w:r>
            </w:del>
          </w:p>
          <w:p w14:paraId="18F9CB13" w14:textId="2C035A9E" w:rsidR="004F468A" w:rsidRPr="00F33B33" w:rsidDel="00512E84" w:rsidRDefault="004F468A" w:rsidP="0011350D">
            <w:pPr>
              <w:rPr>
                <w:del w:id="120" w:author="김한별" w:date="2020-06-15T14:23:00Z"/>
                <w:rFonts w:ascii="Times" w:eastAsia="굴림체" w:hAnsi="Times" w:cs="굴림체"/>
                <w:color w:val="000000"/>
                <w:kern w:val="0"/>
                <w:szCs w:val="20"/>
              </w:rPr>
            </w:pPr>
          </w:p>
          <w:p w14:paraId="41F05917" w14:textId="11648BBE" w:rsidR="004F468A" w:rsidRPr="00F33B33" w:rsidDel="00512E84" w:rsidRDefault="004F468A" w:rsidP="0011350D">
            <w:pPr>
              <w:rPr>
                <w:del w:id="121" w:author="김한별" w:date="2020-06-15T14:23:00Z"/>
                <w:rFonts w:ascii="Times" w:eastAsia="굴림체" w:hAnsi="Times" w:cs="굴림체"/>
                <w:color w:val="000000"/>
                <w:kern w:val="0"/>
                <w:szCs w:val="20"/>
              </w:rPr>
            </w:pPr>
            <w:del w:id="122" w:author="김한별" w:date="2020-06-15T14:23:00Z">
              <w:r w:rsidRPr="00F33B33" w:rsidDel="00512E84">
                <w:rPr>
                  <w:rFonts w:ascii="Times" w:eastAsia="굴림체" w:hAnsi="Times" w:cs="굴림체"/>
                  <w:color w:val="000000"/>
                  <w:kern w:val="0"/>
                  <w:szCs w:val="20"/>
                </w:rPr>
                <w:delText xml:space="preserve">    // Multiply the fractions of A and B</w:delText>
              </w:r>
            </w:del>
          </w:p>
          <w:p w14:paraId="3C96A23E" w14:textId="2BAED060" w:rsidR="004F468A" w:rsidRPr="00F33B33" w:rsidDel="00512E84" w:rsidRDefault="004F468A" w:rsidP="0011350D">
            <w:pPr>
              <w:rPr>
                <w:del w:id="123" w:author="김한별" w:date="2020-06-15T14:23:00Z"/>
                <w:rFonts w:ascii="Times" w:eastAsia="굴림체" w:hAnsi="Times" w:cs="굴림체"/>
                <w:color w:val="000000"/>
                <w:kern w:val="0"/>
                <w:szCs w:val="20"/>
              </w:rPr>
            </w:pPr>
            <w:del w:id="124" w:author="김한별" w:date="2020-06-15T14:23:00Z">
              <w:r w:rsidRPr="00F33B33" w:rsidDel="00512E84">
                <w:rPr>
                  <w:rFonts w:ascii="Times" w:eastAsia="굴림체" w:hAnsi="Times" w:cs="굴림체"/>
                  <w:color w:val="000000"/>
                  <w:kern w:val="0"/>
                  <w:szCs w:val="20"/>
                </w:rPr>
                <w:delText xml:space="preserve">    wire [45:0] pre_prod_frac;</w:delText>
              </w:r>
            </w:del>
          </w:p>
          <w:p w14:paraId="79DB0B06" w14:textId="069BEA23" w:rsidR="004F468A" w:rsidRPr="00F33B33" w:rsidDel="00512E84" w:rsidRDefault="004F468A" w:rsidP="0011350D">
            <w:pPr>
              <w:rPr>
                <w:del w:id="125" w:author="김한별" w:date="2020-06-15T14:23:00Z"/>
                <w:rFonts w:ascii="Times" w:eastAsia="굴림체" w:hAnsi="Times" w:cs="굴림체"/>
                <w:color w:val="000000"/>
                <w:kern w:val="0"/>
                <w:szCs w:val="20"/>
              </w:rPr>
            </w:pPr>
            <w:del w:id="126" w:author="김한별" w:date="2020-06-15T14:23:00Z">
              <w:r w:rsidRPr="00F33B33" w:rsidDel="00512E84">
                <w:rPr>
                  <w:rFonts w:ascii="Times" w:eastAsia="굴림체" w:hAnsi="Times" w:cs="굴림체"/>
                  <w:color w:val="000000"/>
                  <w:kern w:val="0"/>
                  <w:szCs w:val="20"/>
                </w:rPr>
                <w:delText xml:space="preserve">    assign pre_prod_frac = A_f * B_f;</w:delText>
              </w:r>
            </w:del>
          </w:p>
          <w:p w14:paraId="6342D199" w14:textId="2671EE33" w:rsidR="004F468A" w:rsidRPr="00F33B33" w:rsidDel="00512E84" w:rsidRDefault="004F468A" w:rsidP="0011350D">
            <w:pPr>
              <w:rPr>
                <w:del w:id="127" w:author="김한별" w:date="2020-06-15T14:23:00Z"/>
                <w:rFonts w:ascii="Times" w:eastAsia="굴림체" w:hAnsi="Times" w:cs="굴림체"/>
                <w:color w:val="000000"/>
                <w:kern w:val="0"/>
                <w:szCs w:val="20"/>
              </w:rPr>
            </w:pPr>
          </w:p>
          <w:p w14:paraId="156FD47E" w14:textId="25B7386A" w:rsidR="004F468A" w:rsidRPr="00F33B33" w:rsidDel="00512E84" w:rsidRDefault="004F468A" w:rsidP="0011350D">
            <w:pPr>
              <w:rPr>
                <w:del w:id="128" w:author="김한별" w:date="2020-06-15T14:23:00Z"/>
                <w:rFonts w:ascii="Times" w:eastAsia="굴림체" w:hAnsi="Times" w:cs="굴림체"/>
                <w:color w:val="000000"/>
                <w:kern w:val="0"/>
                <w:szCs w:val="20"/>
              </w:rPr>
            </w:pPr>
            <w:del w:id="129" w:author="김한별" w:date="2020-06-15T14:23:00Z">
              <w:r w:rsidRPr="00F33B33" w:rsidDel="00512E84">
                <w:rPr>
                  <w:rFonts w:ascii="Times" w:eastAsia="굴림체" w:hAnsi="Times" w:cs="굴림체"/>
                  <w:color w:val="000000"/>
                  <w:kern w:val="0"/>
                  <w:szCs w:val="20"/>
                </w:rPr>
                <w:delText xml:space="preserve">    // Add exponents of A and B</w:delText>
              </w:r>
            </w:del>
          </w:p>
          <w:p w14:paraId="7E37AD8D" w14:textId="5CCE83BE" w:rsidR="004F468A" w:rsidRPr="00F33B33" w:rsidDel="00512E84" w:rsidRDefault="004F468A" w:rsidP="0011350D">
            <w:pPr>
              <w:rPr>
                <w:del w:id="130" w:author="김한별" w:date="2020-06-15T14:23:00Z"/>
                <w:rFonts w:ascii="Times" w:eastAsia="굴림체" w:hAnsi="Times" w:cs="굴림체"/>
                <w:color w:val="000000"/>
                <w:kern w:val="0"/>
                <w:szCs w:val="20"/>
              </w:rPr>
            </w:pPr>
            <w:del w:id="131" w:author="김한별" w:date="2020-06-15T14:23:00Z">
              <w:r w:rsidRPr="00F33B33" w:rsidDel="00512E84">
                <w:rPr>
                  <w:rFonts w:ascii="Times" w:eastAsia="굴림체" w:hAnsi="Times" w:cs="굴림체"/>
                  <w:color w:val="000000"/>
                  <w:kern w:val="0"/>
                  <w:szCs w:val="20"/>
                </w:rPr>
                <w:delText xml:space="preserve">    wire [8:0]  pre_prod_exp;</w:delText>
              </w:r>
            </w:del>
          </w:p>
          <w:p w14:paraId="3909FAE0" w14:textId="2EDF2D69" w:rsidR="004F468A" w:rsidRPr="00F33B33" w:rsidDel="00512E84" w:rsidRDefault="004F468A" w:rsidP="0011350D">
            <w:pPr>
              <w:rPr>
                <w:del w:id="132" w:author="김한별" w:date="2020-06-15T14:23:00Z"/>
                <w:rFonts w:ascii="Times" w:eastAsia="굴림체" w:hAnsi="Times" w:cs="굴림체"/>
                <w:color w:val="000000"/>
                <w:kern w:val="0"/>
                <w:szCs w:val="20"/>
              </w:rPr>
            </w:pPr>
            <w:del w:id="133" w:author="김한별" w:date="2020-06-15T14:23:00Z">
              <w:r w:rsidRPr="00F33B33" w:rsidDel="00512E84">
                <w:rPr>
                  <w:rFonts w:ascii="Times" w:eastAsia="굴림체" w:hAnsi="Times" w:cs="굴림체"/>
                  <w:color w:val="000000"/>
                  <w:kern w:val="0"/>
                  <w:szCs w:val="20"/>
                </w:rPr>
                <w:delText xml:space="preserve">    assign pre_prod_exp = A_e + B_e;</w:delText>
              </w:r>
            </w:del>
          </w:p>
          <w:p w14:paraId="4EEA3891" w14:textId="42DDEEAF" w:rsidR="004F468A" w:rsidRPr="00F33B33" w:rsidDel="00512E84" w:rsidRDefault="004F468A" w:rsidP="0011350D">
            <w:pPr>
              <w:rPr>
                <w:del w:id="134" w:author="김한별" w:date="2020-06-15T14:23:00Z"/>
                <w:rFonts w:ascii="Times" w:eastAsia="굴림체" w:hAnsi="Times" w:cs="굴림체"/>
                <w:color w:val="000000"/>
                <w:kern w:val="0"/>
                <w:szCs w:val="20"/>
              </w:rPr>
            </w:pPr>
          </w:p>
          <w:p w14:paraId="0A8900AD" w14:textId="306F952C" w:rsidR="004F468A" w:rsidRPr="00F33B33" w:rsidDel="00512E84" w:rsidRDefault="004F468A" w:rsidP="0011350D">
            <w:pPr>
              <w:rPr>
                <w:del w:id="135" w:author="김한별" w:date="2020-06-15T14:23:00Z"/>
                <w:rFonts w:ascii="Times" w:eastAsia="굴림체" w:hAnsi="Times" w:cs="굴림체"/>
                <w:color w:val="000000"/>
                <w:kern w:val="0"/>
                <w:szCs w:val="20"/>
              </w:rPr>
            </w:pPr>
            <w:del w:id="136" w:author="김한별" w:date="2020-06-15T14:23:00Z">
              <w:r w:rsidRPr="00F33B33" w:rsidDel="00512E84">
                <w:rPr>
                  <w:rFonts w:ascii="Times" w:eastAsia="굴림체" w:hAnsi="Times" w:cs="굴림체"/>
                  <w:color w:val="000000"/>
                  <w:kern w:val="0"/>
                  <w:szCs w:val="20"/>
                </w:rPr>
                <w:delText xml:space="preserve">    // If top bit of product frac is 0, shift left one</w:delText>
              </w:r>
            </w:del>
          </w:p>
          <w:p w14:paraId="44EB92D6" w14:textId="65A870F4" w:rsidR="004F468A" w:rsidRPr="00F33B33" w:rsidDel="00512E84" w:rsidRDefault="004F468A" w:rsidP="0011350D">
            <w:pPr>
              <w:rPr>
                <w:del w:id="137" w:author="김한별" w:date="2020-06-15T14:23:00Z"/>
                <w:rFonts w:ascii="Times" w:eastAsia="굴림체" w:hAnsi="Times" w:cs="굴림체"/>
                <w:color w:val="000000"/>
                <w:kern w:val="0"/>
                <w:szCs w:val="20"/>
              </w:rPr>
            </w:pPr>
            <w:del w:id="138" w:author="김한별" w:date="2020-06-15T14:23:00Z">
              <w:r w:rsidRPr="00F33B33" w:rsidDel="00512E84">
                <w:rPr>
                  <w:rFonts w:ascii="Times" w:eastAsia="굴림체" w:hAnsi="Times" w:cs="굴림체"/>
                  <w:color w:val="000000"/>
                  <w:kern w:val="0"/>
                  <w:szCs w:val="20"/>
                </w:rPr>
                <w:delText xml:space="preserve">    wire [7:0]  oProd_e;</w:delText>
              </w:r>
            </w:del>
          </w:p>
          <w:p w14:paraId="1C6CF91B" w14:textId="12451E3D" w:rsidR="004F468A" w:rsidRPr="00F33B33" w:rsidDel="00512E84" w:rsidRDefault="004F468A" w:rsidP="0011350D">
            <w:pPr>
              <w:rPr>
                <w:del w:id="139" w:author="김한별" w:date="2020-06-15T14:23:00Z"/>
                <w:rFonts w:ascii="Times" w:eastAsia="굴림체" w:hAnsi="Times" w:cs="굴림체"/>
                <w:color w:val="000000"/>
                <w:kern w:val="0"/>
                <w:szCs w:val="20"/>
              </w:rPr>
            </w:pPr>
            <w:del w:id="140" w:author="김한별" w:date="2020-06-15T14:23:00Z">
              <w:r w:rsidRPr="00F33B33" w:rsidDel="00512E84">
                <w:rPr>
                  <w:rFonts w:ascii="Times" w:eastAsia="굴림체" w:hAnsi="Times" w:cs="굴림체"/>
                  <w:color w:val="000000"/>
                  <w:kern w:val="0"/>
                  <w:szCs w:val="20"/>
                </w:rPr>
                <w:delText xml:space="preserve">    wire [22:0] oProd_f;</w:delText>
              </w:r>
            </w:del>
          </w:p>
          <w:p w14:paraId="1B9D40BA" w14:textId="28C673D3" w:rsidR="004F468A" w:rsidRPr="00F33B33" w:rsidDel="00512E84" w:rsidRDefault="004F468A" w:rsidP="0011350D">
            <w:pPr>
              <w:rPr>
                <w:del w:id="141" w:author="김한별" w:date="2020-06-15T14:23:00Z"/>
                <w:rFonts w:ascii="Times" w:eastAsia="굴림체" w:hAnsi="Times" w:cs="굴림체"/>
                <w:color w:val="000000"/>
                <w:kern w:val="0"/>
                <w:szCs w:val="20"/>
              </w:rPr>
            </w:pPr>
            <w:del w:id="142" w:author="김한별" w:date="2020-06-15T14:23:00Z">
              <w:r w:rsidRPr="00F33B33" w:rsidDel="00512E84">
                <w:rPr>
                  <w:rFonts w:ascii="Times" w:eastAsia="굴림체" w:hAnsi="Times" w:cs="굴림체"/>
                  <w:color w:val="000000"/>
                  <w:kern w:val="0"/>
                  <w:szCs w:val="20"/>
                </w:rPr>
                <w:delText xml:space="preserve">    assign oProd_e = pre_prod_frac[45] ? (pre_prod_exp-9'd126) : (pre_prod_exp - 9'd127);</w:delText>
              </w:r>
            </w:del>
          </w:p>
          <w:p w14:paraId="7AC8D0B8" w14:textId="64D7B896" w:rsidR="004F468A" w:rsidRPr="00F33B33" w:rsidDel="00512E84" w:rsidRDefault="004F468A" w:rsidP="0011350D">
            <w:pPr>
              <w:rPr>
                <w:del w:id="143" w:author="김한별" w:date="2020-06-15T14:23:00Z"/>
                <w:rFonts w:ascii="Times" w:eastAsia="굴림체" w:hAnsi="Times" w:cs="굴림체"/>
                <w:color w:val="000000"/>
                <w:kern w:val="0"/>
                <w:szCs w:val="20"/>
              </w:rPr>
            </w:pPr>
            <w:del w:id="144" w:author="김한별" w:date="2020-06-15T14:23:00Z">
              <w:r w:rsidRPr="00F33B33" w:rsidDel="00512E84">
                <w:rPr>
                  <w:rFonts w:ascii="Times" w:eastAsia="굴림체" w:hAnsi="Times" w:cs="굴림체"/>
                  <w:color w:val="000000"/>
                  <w:kern w:val="0"/>
                  <w:szCs w:val="20"/>
                </w:rPr>
                <w:delText xml:space="preserve">    assign oProd_f = pre_prod_frac[45] ? pre_prod_frac[44:22] : pre_prod_frac[43:21];</w:delText>
              </w:r>
            </w:del>
          </w:p>
          <w:p w14:paraId="04FC290B" w14:textId="42D139AB" w:rsidR="004F468A" w:rsidRPr="00F33B33" w:rsidDel="00512E84" w:rsidRDefault="004F468A" w:rsidP="0011350D">
            <w:pPr>
              <w:rPr>
                <w:del w:id="145" w:author="김한별" w:date="2020-06-15T14:23:00Z"/>
                <w:rFonts w:ascii="Times" w:eastAsia="굴림체" w:hAnsi="Times" w:cs="굴림체"/>
                <w:color w:val="000000"/>
                <w:kern w:val="0"/>
                <w:szCs w:val="20"/>
              </w:rPr>
            </w:pPr>
          </w:p>
          <w:p w14:paraId="58BF4AC2" w14:textId="232BBD27" w:rsidR="004F468A" w:rsidRPr="00F33B33" w:rsidDel="00512E84" w:rsidRDefault="004F468A" w:rsidP="0011350D">
            <w:pPr>
              <w:ind w:firstLineChars="200" w:firstLine="400"/>
              <w:rPr>
                <w:del w:id="146" w:author="김한별" w:date="2020-06-15T14:23:00Z"/>
                <w:rFonts w:ascii="Times" w:eastAsia="굴림체" w:hAnsi="Times" w:cs="굴림체"/>
                <w:color w:val="000000"/>
                <w:kern w:val="0"/>
                <w:szCs w:val="20"/>
              </w:rPr>
            </w:pPr>
            <w:del w:id="147" w:author="김한별" w:date="2020-06-15T14:23:00Z">
              <w:r w:rsidRPr="00F33B33" w:rsidDel="00512E84">
                <w:rPr>
                  <w:rFonts w:ascii="Times" w:eastAsia="굴림체" w:hAnsi="Times" w:cs="굴림체"/>
                  <w:color w:val="000000"/>
                  <w:kern w:val="0"/>
                  <w:szCs w:val="20"/>
                </w:rPr>
                <w:delText>assign out = {oProd_s, oProd_e, oProd_f};</w:delText>
              </w:r>
            </w:del>
          </w:p>
          <w:p w14:paraId="3DA3E46B" w14:textId="6004456D" w:rsidR="004F468A" w:rsidRPr="00F33B33" w:rsidDel="00512E84" w:rsidRDefault="004F468A" w:rsidP="0011350D">
            <w:pPr>
              <w:rPr>
                <w:del w:id="148" w:author="김한별" w:date="2020-06-15T14:23:00Z"/>
                <w:rFonts w:ascii="Times" w:eastAsia="굴림체" w:hAnsi="Times" w:cs="굴림체"/>
                <w:color w:val="000000"/>
                <w:kern w:val="0"/>
                <w:szCs w:val="20"/>
              </w:rPr>
            </w:pPr>
          </w:p>
          <w:p w14:paraId="537EC4F2" w14:textId="51B75AEF" w:rsidR="004F468A" w:rsidDel="00512E84" w:rsidRDefault="004F468A" w:rsidP="0011350D">
            <w:pPr>
              <w:rPr>
                <w:del w:id="149" w:author="김한별" w:date="2020-06-15T14:23:00Z"/>
                <w:rFonts w:ascii="Times" w:eastAsia="굴림체" w:hAnsi="Times" w:cs="굴림체"/>
                <w:color w:val="000000"/>
                <w:kern w:val="0"/>
                <w:szCs w:val="20"/>
              </w:rPr>
            </w:pPr>
            <w:del w:id="150" w:author="김한별" w:date="2020-06-15T14:23:00Z">
              <w:r w:rsidRPr="00F33B33" w:rsidDel="00512E84">
                <w:rPr>
                  <w:rFonts w:ascii="Times" w:eastAsia="굴림체" w:hAnsi="Times" w:cs="굴림체"/>
                  <w:color w:val="000000"/>
                  <w:kern w:val="0"/>
                  <w:szCs w:val="20"/>
                </w:rPr>
                <w:delText>endmodule</w:delText>
              </w:r>
            </w:del>
          </w:p>
          <w:p w14:paraId="41565D38" w14:textId="77777777" w:rsidR="004F468A" w:rsidRDefault="004F468A" w:rsidP="0011350D">
            <w:pPr>
              <w:rPr>
                <w:rFonts w:ascii="Times" w:hAnsi="Times"/>
                <w:noProof/>
              </w:rPr>
            </w:pPr>
          </w:p>
        </w:tc>
      </w:tr>
    </w:tbl>
    <w:p w14:paraId="090A83AF" w14:textId="77777777" w:rsidR="004F468A" w:rsidRPr="00F33B33" w:rsidRDefault="004F468A" w:rsidP="004F468A">
      <w:pPr>
        <w:rPr>
          <w:rFonts w:ascii="Times" w:hAnsi="Times"/>
          <w:noProof/>
        </w:rPr>
      </w:pPr>
    </w:p>
    <w:p w14:paraId="736A8B64" w14:textId="77777777" w:rsidR="004F468A" w:rsidRDefault="004F468A" w:rsidP="004F468A">
      <w:pPr>
        <w:rPr>
          <w:color w:val="000000" w:themeColor="text1"/>
        </w:rPr>
      </w:pPr>
      <w:r>
        <w:rPr>
          <w:noProof/>
        </w:rPr>
        <w:drawing>
          <wp:inline distT="0" distB="0" distL="0" distR="0" wp14:anchorId="06AC6E45" wp14:editId="200F0185">
            <wp:extent cx="5731510" cy="902335"/>
            <wp:effectExtent l="0" t="0" r="254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902335"/>
                    </a:xfrm>
                    <a:prstGeom prst="rect">
                      <a:avLst/>
                    </a:prstGeom>
                  </pic:spPr>
                </pic:pic>
              </a:graphicData>
            </a:graphic>
          </wp:inline>
        </w:drawing>
      </w:r>
    </w:p>
    <w:p w14:paraId="59726BB8" w14:textId="77777777" w:rsidR="004F468A" w:rsidRDefault="004F468A" w:rsidP="004F468A">
      <w:pPr>
        <w:rPr>
          <w:color w:val="000000" w:themeColor="text1"/>
        </w:rPr>
      </w:pPr>
    </w:p>
    <w:p w14:paraId="159B5D5E" w14:textId="65D92C7C" w:rsidR="004F468A" w:rsidRPr="00A743D7" w:rsidRDefault="004F468A" w:rsidP="004F468A">
      <w:pPr>
        <w:rPr>
          <w:b/>
          <w:bCs/>
          <w:color w:val="000000" w:themeColor="text1"/>
          <w:sz w:val="24"/>
        </w:rPr>
      </w:pPr>
      <w:r>
        <w:rPr>
          <w:rFonts w:hint="eastAsia"/>
          <w:b/>
          <w:bCs/>
          <w:color w:val="000000" w:themeColor="text1"/>
          <w:sz w:val="24"/>
        </w:rPr>
        <w:t>P</w:t>
      </w:r>
      <w:r>
        <w:rPr>
          <w:b/>
          <w:bCs/>
          <w:color w:val="000000" w:themeColor="text1"/>
          <w:sz w:val="24"/>
        </w:rPr>
        <w:t xml:space="preserve">roblem 6-C. (Integer &amp; Floating </w:t>
      </w:r>
      <w:r w:rsidR="00D34BD7">
        <w:rPr>
          <w:b/>
          <w:bCs/>
          <w:color w:val="000000" w:themeColor="text1"/>
          <w:sz w:val="24"/>
        </w:rPr>
        <w:t>P</w:t>
      </w:r>
      <w:r>
        <w:rPr>
          <w:b/>
          <w:bCs/>
          <w:color w:val="000000" w:themeColor="text1"/>
          <w:sz w:val="24"/>
        </w:rPr>
        <w:t>oint on PE)</w:t>
      </w:r>
      <w:r w:rsidR="00F22EAB">
        <w:rPr>
          <w:b/>
          <w:bCs/>
          <w:color w:val="000000" w:themeColor="text1"/>
          <w:sz w:val="24"/>
        </w:rPr>
        <w:t xml:space="preserve"> (4 points)</w:t>
      </w:r>
    </w:p>
    <w:p w14:paraId="0459ABBB" w14:textId="1201B668" w:rsidR="004F468A" w:rsidRDefault="004F468A" w:rsidP="004F468A">
      <w:pPr>
        <w:rPr>
          <w:color w:val="000000" w:themeColor="text1"/>
        </w:rPr>
      </w:pPr>
      <w:r>
        <w:rPr>
          <w:color w:val="000000" w:themeColor="text1"/>
        </w:rPr>
        <w:t xml:space="preserve">Consider using </w:t>
      </w:r>
      <w:r w:rsidR="00D34BD7">
        <w:rPr>
          <w:color w:val="000000" w:themeColor="text1"/>
        </w:rPr>
        <w:t xml:space="preserve">the </w:t>
      </w:r>
      <w:r>
        <w:rPr>
          <w:color w:val="000000" w:themeColor="text1"/>
        </w:rPr>
        <w:t>above integer multiplier &amp; floating point multiplier on our Processing Element</w:t>
      </w:r>
      <w:r w:rsidR="00D34BD7">
        <w:rPr>
          <w:color w:val="000000" w:themeColor="text1"/>
        </w:rPr>
        <w:t xml:space="preserve"> </w:t>
      </w:r>
      <w:r>
        <w:rPr>
          <w:color w:val="000000" w:themeColor="text1"/>
        </w:rPr>
        <w:t>(PE).</w:t>
      </w:r>
    </w:p>
    <w:p w14:paraId="7F1DCA78" w14:textId="4C1E9CC6" w:rsidR="004F468A" w:rsidRPr="00023C77" w:rsidRDefault="004F468A" w:rsidP="004F468A">
      <w:pPr>
        <w:rPr>
          <w:color w:val="000000" w:themeColor="text1"/>
        </w:rPr>
      </w:pPr>
      <w:r w:rsidRPr="00023C77">
        <w:rPr>
          <w:color w:val="000000" w:themeColor="text1"/>
        </w:rPr>
        <w:t>Which</w:t>
      </w:r>
      <w:r w:rsidR="00D34BD7">
        <w:rPr>
          <w:color w:val="000000" w:themeColor="text1"/>
        </w:rPr>
        <w:t xml:space="preserve"> one</w:t>
      </w:r>
      <w:r w:rsidRPr="00023C77">
        <w:rPr>
          <w:color w:val="000000" w:themeColor="text1"/>
        </w:rPr>
        <w:t xml:space="preserve"> will be </w:t>
      </w:r>
      <w:r w:rsidR="00D34BD7">
        <w:rPr>
          <w:color w:val="000000" w:themeColor="text1"/>
        </w:rPr>
        <w:t xml:space="preserve">more </w:t>
      </w:r>
      <w:r w:rsidRPr="00023C77">
        <w:rPr>
          <w:color w:val="000000" w:themeColor="text1"/>
        </w:rPr>
        <w:t>expensive in terms of execution time &amp; resource?</w:t>
      </w:r>
      <w:r>
        <w:rPr>
          <w:color w:val="000000" w:themeColor="text1"/>
        </w:rPr>
        <w:t xml:space="preserve"> Also</w:t>
      </w:r>
      <w:r w:rsidRPr="00023C77">
        <w:rPr>
          <w:color w:val="000000" w:themeColor="text1"/>
        </w:rPr>
        <w:t xml:space="preserve"> </w:t>
      </w:r>
      <w:r>
        <w:rPr>
          <w:color w:val="000000" w:themeColor="text1"/>
        </w:rPr>
        <w:t>e</w:t>
      </w:r>
      <w:r w:rsidRPr="00023C77">
        <w:rPr>
          <w:color w:val="000000" w:themeColor="text1"/>
        </w:rPr>
        <w:t>xplain why</w:t>
      </w:r>
      <w:r>
        <w:rPr>
          <w:color w:val="000000" w:themeColor="text1"/>
        </w:rPr>
        <w:t>.</w:t>
      </w:r>
    </w:p>
    <w:p w14:paraId="0B008793" w14:textId="77777777" w:rsidR="000A11CB" w:rsidRDefault="000A11CB" w:rsidP="000A11CB">
      <w:pPr>
        <w:rPr>
          <w:ins w:id="151" w:author="김한별" w:date="2020-06-15T14:26:00Z"/>
          <w:color w:val="000000" w:themeColor="text1"/>
        </w:rPr>
      </w:pPr>
    </w:p>
    <w:p w14:paraId="2E5DC7AE" w14:textId="77777777" w:rsidR="000A11CB" w:rsidRPr="00023C77" w:rsidRDefault="000A11CB" w:rsidP="000A11CB">
      <w:pPr>
        <w:rPr>
          <w:ins w:id="152" w:author="김한별" w:date="2020-06-15T14:26:00Z"/>
          <w:color w:val="FF0000"/>
        </w:rPr>
      </w:pPr>
      <w:ins w:id="153" w:author="김한별" w:date="2020-06-15T14:26:00Z">
        <w:r w:rsidRPr="00023C77">
          <w:rPr>
            <w:color w:val="FF0000"/>
          </w:rPr>
          <w:t>[Answer]</w:t>
        </w:r>
      </w:ins>
    </w:p>
    <w:p w14:paraId="5EC2174E" w14:textId="77777777" w:rsidR="000A11CB" w:rsidRPr="00023C77" w:rsidRDefault="000A11CB" w:rsidP="000A11CB">
      <w:pPr>
        <w:rPr>
          <w:ins w:id="154" w:author="김한별" w:date="2020-06-15T14:26:00Z"/>
          <w:color w:val="FF0000"/>
        </w:rPr>
      </w:pPr>
      <w:ins w:id="155" w:author="김한별" w:date="2020-06-15T14:26:00Z">
        <w:r w:rsidRPr="00023C77">
          <w:rPr>
            <w:color w:val="FF0000"/>
          </w:rPr>
          <w:t>Floating point multiply operation is more expensive.</w:t>
        </w:r>
      </w:ins>
    </w:p>
    <w:p w14:paraId="5704F4E9" w14:textId="77777777" w:rsidR="000A11CB" w:rsidRPr="00023C77" w:rsidRDefault="000A11CB" w:rsidP="000A11CB">
      <w:pPr>
        <w:rPr>
          <w:ins w:id="156" w:author="김한별" w:date="2020-06-15T14:26:00Z"/>
          <w:color w:val="FF0000"/>
        </w:rPr>
      </w:pPr>
      <w:ins w:id="157" w:author="김한별" w:date="2020-06-15T14:26:00Z">
        <w:r w:rsidRPr="00023C77">
          <w:rPr>
            <w:color w:val="FF0000"/>
          </w:rPr>
          <w:t>Integer multiplier only operates with 8-bit multiply, while floating point multiplier needs several operations.</w:t>
        </w:r>
      </w:ins>
    </w:p>
    <w:p w14:paraId="34ED5DDF" w14:textId="1934933F" w:rsidR="004F468A" w:rsidDel="000A11CB" w:rsidRDefault="000A11CB" w:rsidP="00581520">
      <w:pPr>
        <w:rPr>
          <w:del w:id="158" w:author="김한별" w:date="2020-06-15T14:26:00Z"/>
          <w:color w:val="FF0000"/>
        </w:rPr>
      </w:pPr>
      <w:ins w:id="159" w:author="김한별" w:date="2020-06-15T14:26:00Z">
        <w:r w:rsidRPr="00023C77">
          <w:rPr>
            <w:color w:val="FF0000"/>
          </w:rPr>
          <w:t>Floating point multiplier has more operations than Integer multiplier which is 1 XOR operation for sign, 23-bit multiply for fractions. 8-bit multiplication is common for both integer multiplier and floating point multiplier.</w:t>
        </w:r>
      </w:ins>
    </w:p>
    <w:p w14:paraId="1101A823" w14:textId="77777777" w:rsidR="000A11CB" w:rsidRDefault="000A11CB" w:rsidP="000A11CB">
      <w:pPr>
        <w:rPr>
          <w:ins w:id="160" w:author="김한별" w:date="2020-06-15T14:26:00Z"/>
          <w:color w:val="000000" w:themeColor="text1"/>
        </w:rPr>
      </w:pPr>
    </w:p>
    <w:p w14:paraId="11370CA8" w14:textId="59ECF57C" w:rsidR="004F468A" w:rsidRPr="00023C77" w:rsidDel="000A11CB" w:rsidRDefault="004F468A" w:rsidP="004F468A">
      <w:pPr>
        <w:rPr>
          <w:del w:id="161" w:author="김한별" w:date="2020-06-15T14:26:00Z"/>
          <w:color w:val="FF0000"/>
        </w:rPr>
      </w:pPr>
      <w:del w:id="162" w:author="김한별" w:date="2020-06-15T14:26:00Z">
        <w:r w:rsidRPr="00023C77" w:rsidDel="000A11CB">
          <w:rPr>
            <w:color w:val="FF0000"/>
          </w:rPr>
          <w:delText>[Answer]</w:delText>
        </w:r>
      </w:del>
    </w:p>
    <w:p w14:paraId="07ED37F1" w14:textId="796A8BA6" w:rsidR="004F468A" w:rsidRPr="00023C77" w:rsidDel="000A11CB" w:rsidRDefault="004F468A" w:rsidP="004F468A">
      <w:pPr>
        <w:rPr>
          <w:del w:id="163" w:author="김한별" w:date="2020-06-15T14:26:00Z"/>
          <w:color w:val="FF0000"/>
        </w:rPr>
      </w:pPr>
      <w:del w:id="164" w:author="김한별" w:date="2020-06-15T14:26:00Z">
        <w:r w:rsidRPr="00023C77" w:rsidDel="000A11CB">
          <w:rPr>
            <w:color w:val="FF0000"/>
          </w:rPr>
          <w:delText>Floating point multiply operation is more expensive.</w:delText>
        </w:r>
      </w:del>
    </w:p>
    <w:p w14:paraId="3287C0CA" w14:textId="4688F115" w:rsidR="004F468A" w:rsidRPr="00023C77" w:rsidDel="000A11CB" w:rsidRDefault="004F468A" w:rsidP="004F468A">
      <w:pPr>
        <w:rPr>
          <w:del w:id="165" w:author="김한별" w:date="2020-06-15T14:26:00Z"/>
          <w:color w:val="FF0000"/>
        </w:rPr>
      </w:pPr>
      <w:del w:id="166" w:author="김한별" w:date="2020-06-15T14:26:00Z">
        <w:r w:rsidRPr="00023C77" w:rsidDel="000A11CB">
          <w:rPr>
            <w:color w:val="FF0000"/>
          </w:rPr>
          <w:delText>Integer multiplier only operates with 8-bit multiply, while floating point multiplier needs several operations.</w:delText>
        </w:r>
      </w:del>
    </w:p>
    <w:p w14:paraId="48FF23A5" w14:textId="1854DF20" w:rsidR="009057D8" w:rsidDel="000A11CB" w:rsidRDefault="004F468A" w:rsidP="00581520">
      <w:pPr>
        <w:rPr>
          <w:del w:id="167" w:author="김한별" w:date="2020-06-15T14:26:00Z"/>
          <w:color w:val="FF0000"/>
        </w:rPr>
      </w:pPr>
      <w:del w:id="168" w:author="김한별" w:date="2020-06-15T14:26:00Z">
        <w:r w:rsidRPr="00023C77" w:rsidDel="000A11CB">
          <w:rPr>
            <w:color w:val="FF0000"/>
          </w:rPr>
          <w:delText>Floating point multiplier has more operations than Integer multiplier which is 1 XOR operation for sign, 23-bit multiply for fractions. 8-bit multiplication is common for both integer multiplier and floating point multiplier.</w:delText>
        </w:r>
      </w:del>
    </w:p>
    <w:p w14:paraId="5D5F517C" w14:textId="2CC5ECAC" w:rsidR="00457CA8" w:rsidRDefault="00457CA8" w:rsidP="00581520"/>
    <w:p w14:paraId="4015482B" w14:textId="0140B0DF" w:rsidR="00457CA8" w:rsidRDefault="00457CA8" w:rsidP="00581520">
      <w:r>
        <w:rPr>
          <w:rFonts w:hint="eastAsia"/>
        </w:rPr>
        <w:t>채점기준</w:t>
      </w:r>
    </w:p>
    <w:p w14:paraId="29CE17EE" w14:textId="655F9024" w:rsidR="00457CA8" w:rsidRDefault="00457CA8" w:rsidP="00581520">
      <w:r>
        <w:t>Fp mult &gt; integer =&gt; 2</w:t>
      </w:r>
      <w:r>
        <w:rPr>
          <w:rFonts w:hint="eastAsia"/>
        </w:rPr>
        <w:t>점</w:t>
      </w:r>
    </w:p>
    <w:p w14:paraId="1E29A240" w14:textId="59F74D81" w:rsidR="00457CA8" w:rsidRPr="00881955" w:rsidRDefault="00457CA8" w:rsidP="00581520">
      <w:r>
        <w:rPr>
          <w:rFonts w:hint="eastAsia"/>
        </w:rPr>
        <w:t>왜</w:t>
      </w:r>
      <w:r>
        <w:rPr>
          <w:rFonts w:hint="eastAsia"/>
        </w:rPr>
        <w:t xml:space="preserve"> </w:t>
      </w:r>
      <w:r>
        <w:t xml:space="preserve">fp mult &gt; integer </w:t>
      </w:r>
      <w:r>
        <w:rPr>
          <w:rFonts w:hint="eastAsia"/>
        </w:rPr>
        <w:t>인지</w:t>
      </w:r>
      <w:r>
        <w:t xml:space="preserve"> =&gt; 2</w:t>
      </w:r>
      <w:r>
        <w:rPr>
          <w:rFonts w:hint="eastAsia"/>
        </w:rPr>
        <w:t>점</w:t>
      </w:r>
    </w:p>
    <w:sectPr w:rsidR="00457CA8" w:rsidRPr="00881955">
      <w:pgSz w:w="11906" w:h="16838"/>
      <w:pgMar w:top="1440"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385404" w14:textId="77777777" w:rsidR="00B35A6C" w:rsidRDefault="00B35A6C" w:rsidP="00581520">
      <w:r>
        <w:separator/>
      </w:r>
    </w:p>
  </w:endnote>
  <w:endnote w:type="continuationSeparator" w:id="0">
    <w:p w14:paraId="4412260E" w14:textId="77777777" w:rsidR="00B35A6C" w:rsidRDefault="00B35A6C" w:rsidP="005815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맑은 고딕">
    <w:panose1 w:val="020B0503020000020004"/>
    <w:charset w:val="81"/>
    <w:family w:val="swiss"/>
    <w:pitch w:val="variable"/>
    <w:sig w:usb0="9000002F" w:usb1="29D77CFB" w:usb2="00000012" w:usb3="00000000" w:csb0="00080001" w:csb1="00000000"/>
  </w:font>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Times">
    <w:panose1 w:val="00000500000000020000"/>
    <w:charset w:val="00"/>
    <w:family w:val="auto"/>
    <w:pitch w:val="variable"/>
    <w:sig w:usb0="E00002FF" w:usb1="5000205A" w:usb2="00000000" w:usb3="00000000" w:csb0="0000019F" w:csb1="00000000"/>
  </w:font>
  <w:font w:name="굴림체">
    <w:panose1 w:val="020B0609000101010101"/>
    <w:charset w:val="81"/>
    <w:family w:val="modern"/>
    <w:pitch w:val="fixed"/>
    <w:sig w:usb0="B00002AF" w:usb1="69D77CFB" w:usb2="00000030" w:usb3="00000000" w:csb0="0008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B8D51A" w14:textId="77777777" w:rsidR="00B35A6C" w:rsidRDefault="00B35A6C" w:rsidP="00581520">
      <w:r>
        <w:separator/>
      </w:r>
    </w:p>
  </w:footnote>
  <w:footnote w:type="continuationSeparator" w:id="0">
    <w:p w14:paraId="0ED902D7" w14:textId="77777777" w:rsidR="00B35A6C" w:rsidRDefault="00B35A6C" w:rsidP="0058152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2C11A7"/>
    <w:multiLevelType w:val="hybridMultilevel"/>
    <w:tmpl w:val="2B500F32"/>
    <w:lvl w:ilvl="0" w:tplc="832229BA">
      <w:numFmt w:val="bullet"/>
      <w:lvlText w:val="-"/>
      <w:lvlJc w:val="left"/>
      <w:pPr>
        <w:ind w:left="760" w:hanging="360"/>
      </w:pPr>
      <w:rPr>
        <w:rFonts w:ascii="Calibri" w:eastAsiaTheme="minorEastAsia" w:hAnsi="Calibri" w:cs="Calibr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2F4348EB"/>
    <w:multiLevelType w:val="hybridMultilevel"/>
    <w:tmpl w:val="2434519E"/>
    <w:lvl w:ilvl="0" w:tplc="38163386">
      <w:start w:val="7"/>
      <w:numFmt w:val="bullet"/>
      <w:lvlText w:val="-"/>
      <w:lvlJc w:val="left"/>
      <w:pPr>
        <w:ind w:left="760" w:hanging="360"/>
      </w:pPr>
      <w:rPr>
        <w:rFonts w:ascii="Calibri" w:eastAsiaTheme="minorEastAsia" w:hAnsi="Calibri" w:cs="Calibr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15:restartNumberingAfterBreak="0">
    <w:nsid w:val="34920A42"/>
    <w:multiLevelType w:val="hybridMultilevel"/>
    <w:tmpl w:val="2AC671F6"/>
    <w:lvl w:ilvl="0" w:tplc="1E98EE30">
      <w:numFmt w:val="bullet"/>
      <w:lvlText w:val="-"/>
      <w:lvlJc w:val="left"/>
      <w:pPr>
        <w:ind w:left="760" w:hanging="360"/>
      </w:pPr>
      <w:rPr>
        <w:rFonts w:ascii="Calibri" w:eastAsiaTheme="minorEastAsia" w:hAnsi="Calibri" w:cs="Calibr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686A6D57"/>
    <w:multiLevelType w:val="hybridMultilevel"/>
    <w:tmpl w:val="D42E9378"/>
    <w:lvl w:ilvl="0" w:tplc="3F12152E">
      <w:start w:val="7"/>
      <w:numFmt w:val="bullet"/>
      <w:lvlText w:val="-"/>
      <w:lvlJc w:val="left"/>
      <w:pPr>
        <w:ind w:left="760" w:hanging="360"/>
      </w:pPr>
      <w:rPr>
        <w:rFonts w:ascii="Calibri" w:eastAsiaTheme="minorEastAsia" w:hAnsi="Calibri" w:cs="Calibr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6DDA19D1"/>
    <w:multiLevelType w:val="hybridMultilevel"/>
    <w:tmpl w:val="6FBAB68E"/>
    <w:lvl w:ilvl="0" w:tplc="BAC0FC08">
      <w:numFmt w:val="bullet"/>
      <w:lvlText w:val="-"/>
      <w:lvlJc w:val="left"/>
      <w:pPr>
        <w:ind w:left="760" w:hanging="360"/>
      </w:pPr>
      <w:rPr>
        <w:rFonts w:ascii="Calibri" w:eastAsiaTheme="minorEastAsia" w:hAnsi="Calibri" w:cs="Calibr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3"/>
  </w:num>
  <w:num w:numId="2">
    <w:abstractNumId w:val="1"/>
  </w:num>
  <w:num w:numId="3">
    <w:abstractNumId w:val="0"/>
  </w:num>
  <w:num w:numId="4">
    <w:abstractNumId w:val="4"/>
  </w:num>
  <w:num w:numId="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이 남우">
    <w15:presenceInfo w15:providerId="Windows Live" w15:userId="61c21d448c7cf18d"/>
  </w15:person>
  <w15:person w15:author="김한별">
    <w15:presenceInfo w15:providerId="AD" w15:userId="S-1-5-21-1570469312-2522454404-559639658-10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bordersDoNotSurroundHeader/>
  <w:bordersDoNotSurroundFooter/>
  <w:trackRevisions/>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3DF8"/>
    <w:rsid w:val="00001E26"/>
    <w:rsid w:val="0001019B"/>
    <w:rsid w:val="000112D8"/>
    <w:rsid w:val="00047833"/>
    <w:rsid w:val="00052B6C"/>
    <w:rsid w:val="000825E9"/>
    <w:rsid w:val="000A11CB"/>
    <w:rsid w:val="000B02AF"/>
    <w:rsid w:val="000B40F6"/>
    <w:rsid w:val="000B6B4C"/>
    <w:rsid w:val="000D68AF"/>
    <w:rsid w:val="000E3041"/>
    <w:rsid w:val="000F2B5A"/>
    <w:rsid w:val="0011350D"/>
    <w:rsid w:val="001153E5"/>
    <w:rsid w:val="00124BC8"/>
    <w:rsid w:val="00131081"/>
    <w:rsid w:val="0016558A"/>
    <w:rsid w:val="00182EB7"/>
    <w:rsid w:val="00190E01"/>
    <w:rsid w:val="001C76FF"/>
    <w:rsid w:val="001C7CE0"/>
    <w:rsid w:val="001D2F09"/>
    <w:rsid w:val="001E6A64"/>
    <w:rsid w:val="00201C72"/>
    <w:rsid w:val="00230AE9"/>
    <w:rsid w:val="00245685"/>
    <w:rsid w:val="00265C63"/>
    <w:rsid w:val="00270BF5"/>
    <w:rsid w:val="00273BD1"/>
    <w:rsid w:val="00274639"/>
    <w:rsid w:val="002A0CEB"/>
    <w:rsid w:val="002A4CA4"/>
    <w:rsid w:val="002B463D"/>
    <w:rsid w:val="002B76CF"/>
    <w:rsid w:val="002E2382"/>
    <w:rsid w:val="002F55F7"/>
    <w:rsid w:val="0033129D"/>
    <w:rsid w:val="00335E17"/>
    <w:rsid w:val="00342B1E"/>
    <w:rsid w:val="003546EE"/>
    <w:rsid w:val="003628D4"/>
    <w:rsid w:val="00363642"/>
    <w:rsid w:val="00365BB1"/>
    <w:rsid w:val="00377713"/>
    <w:rsid w:val="00386E5E"/>
    <w:rsid w:val="00395B58"/>
    <w:rsid w:val="003A3E0E"/>
    <w:rsid w:val="003A6D55"/>
    <w:rsid w:val="003D344C"/>
    <w:rsid w:val="003E2B80"/>
    <w:rsid w:val="003E62D2"/>
    <w:rsid w:val="00405B9F"/>
    <w:rsid w:val="004310B7"/>
    <w:rsid w:val="0043232B"/>
    <w:rsid w:val="00457CA8"/>
    <w:rsid w:val="00457FC3"/>
    <w:rsid w:val="00463174"/>
    <w:rsid w:val="004755C8"/>
    <w:rsid w:val="00475807"/>
    <w:rsid w:val="00480670"/>
    <w:rsid w:val="00486A72"/>
    <w:rsid w:val="004A057F"/>
    <w:rsid w:val="004C3312"/>
    <w:rsid w:val="004D19D9"/>
    <w:rsid w:val="004E7F09"/>
    <w:rsid w:val="004F468A"/>
    <w:rsid w:val="00512E84"/>
    <w:rsid w:val="00514551"/>
    <w:rsid w:val="00515BC8"/>
    <w:rsid w:val="0056204E"/>
    <w:rsid w:val="00564E14"/>
    <w:rsid w:val="0058084E"/>
    <w:rsid w:val="00581520"/>
    <w:rsid w:val="0058279C"/>
    <w:rsid w:val="00582A91"/>
    <w:rsid w:val="00584F08"/>
    <w:rsid w:val="00592D9C"/>
    <w:rsid w:val="005B4AB3"/>
    <w:rsid w:val="005B6382"/>
    <w:rsid w:val="005D6F0B"/>
    <w:rsid w:val="005D733C"/>
    <w:rsid w:val="005E3AE0"/>
    <w:rsid w:val="00611C7D"/>
    <w:rsid w:val="00621E5C"/>
    <w:rsid w:val="006345D3"/>
    <w:rsid w:val="006365AF"/>
    <w:rsid w:val="00680848"/>
    <w:rsid w:val="0069083F"/>
    <w:rsid w:val="006A1120"/>
    <w:rsid w:val="006B4B13"/>
    <w:rsid w:val="006B5256"/>
    <w:rsid w:val="006D2823"/>
    <w:rsid w:val="006D567F"/>
    <w:rsid w:val="006E0AF7"/>
    <w:rsid w:val="00754800"/>
    <w:rsid w:val="00776A8F"/>
    <w:rsid w:val="0078034D"/>
    <w:rsid w:val="0079186E"/>
    <w:rsid w:val="007A6D44"/>
    <w:rsid w:val="007B3F6D"/>
    <w:rsid w:val="007D0C3B"/>
    <w:rsid w:val="007F640C"/>
    <w:rsid w:val="00801A55"/>
    <w:rsid w:val="00807101"/>
    <w:rsid w:val="00820E87"/>
    <w:rsid w:val="00823347"/>
    <w:rsid w:val="00824775"/>
    <w:rsid w:val="00836EA2"/>
    <w:rsid w:val="0085630E"/>
    <w:rsid w:val="008565A2"/>
    <w:rsid w:val="00881955"/>
    <w:rsid w:val="008A0C19"/>
    <w:rsid w:val="008B4E49"/>
    <w:rsid w:val="008C0EBD"/>
    <w:rsid w:val="008C6744"/>
    <w:rsid w:val="008E4132"/>
    <w:rsid w:val="009057D8"/>
    <w:rsid w:val="00930822"/>
    <w:rsid w:val="00934B44"/>
    <w:rsid w:val="00947E88"/>
    <w:rsid w:val="0095049A"/>
    <w:rsid w:val="00987473"/>
    <w:rsid w:val="0099210D"/>
    <w:rsid w:val="009C0D55"/>
    <w:rsid w:val="009C172A"/>
    <w:rsid w:val="009C18D1"/>
    <w:rsid w:val="009E692F"/>
    <w:rsid w:val="009F66F1"/>
    <w:rsid w:val="00A05377"/>
    <w:rsid w:val="00A10C30"/>
    <w:rsid w:val="00A3072E"/>
    <w:rsid w:val="00A743D7"/>
    <w:rsid w:val="00A8595C"/>
    <w:rsid w:val="00A900A0"/>
    <w:rsid w:val="00AB2174"/>
    <w:rsid w:val="00AB2397"/>
    <w:rsid w:val="00AE5F7E"/>
    <w:rsid w:val="00AE6A98"/>
    <w:rsid w:val="00AF4BCE"/>
    <w:rsid w:val="00B009AE"/>
    <w:rsid w:val="00B07F8B"/>
    <w:rsid w:val="00B23A77"/>
    <w:rsid w:val="00B35A6C"/>
    <w:rsid w:val="00B44D4B"/>
    <w:rsid w:val="00B66F05"/>
    <w:rsid w:val="00B7417F"/>
    <w:rsid w:val="00B9144D"/>
    <w:rsid w:val="00BB5833"/>
    <w:rsid w:val="00BB6CC7"/>
    <w:rsid w:val="00BC13AD"/>
    <w:rsid w:val="00BD02C9"/>
    <w:rsid w:val="00BD5CC6"/>
    <w:rsid w:val="00BE19A9"/>
    <w:rsid w:val="00BE6230"/>
    <w:rsid w:val="00BE66B1"/>
    <w:rsid w:val="00BE7843"/>
    <w:rsid w:val="00BF0DD2"/>
    <w:rsid w:val="00C167E9"/>
    <w:rsid w:val="00C26560"/>
    <w:rsid w:val="00C31CE4"/>
    <w:rsid w:val="00C32F3E"/>
    <w:rsid w:val="00C46C03"/>
    <w:rsid w:val="00C62F12"/>
    <w:rsid w:val="00C7104E"/>
    <w:rsid w:val="00C81312"/>
    <w:rsid w:val="00CA06C1"/>
    <w:rsid w:val="00CA1316"/>
    <w:rsid w:val="00CB68DF"/>
    <w:rsid w:val="00CD1887"/>
    <w:rsid w:val="00D0021E"/>
    <w:rsid w:val="00D34BD7"/>
    <w:rsid w:val="00D42795"/>
    <w:rsid w:val="00D503BC"/>
    <w:rsid w:val="00D90F3E"/>
    <w:rsid w:val="00DB0D52"/>
    <w:rsid w:val="00DB65BB"/>
    <w:rsid w:val="00DC0EB4"/>
    <w:rsid w:val="00DC4C71"/>
    <w:rsid w:val="00DD3E96"/>
    <w:rsid w:val="00DE0C40"/>
    <w:rsid w:val="00E03DF8"/>
    <w:rsid w:val="00E15B2A"/>
    <w:rsid w:val="00E16AA4"/>
    <w:rsid w:val="00E231D4"/>
    <w:rsid w:val="00E4716F"/>
    <w:rsid w:val="00E5141A"/>
    <w:rsid w:val="00E559BA"/>
    <w:rsid w:val="00E755C1"/>
    <w:rsid w:val="00E77B8E"/>
    <w:rsid w:val="00E94FBF"/>
    <w:rsid w:val="00E96723"/>
    <w:rsid w:val="00F22EAB"/>
    <w:rsid w:val="00F25193"/>
    <w:rsid w:val="00F349EE"/>
    <w:rsid w:val="00F40BC6"/>
    <w:rsid w:val="00F5374F"/>
    <w:rsid w:val="00F71B97"/>
    <w:rsid w:val="00F739C0"/>
    <w:rsid w:val="00FC7131"/>
    <w:rsid w:val="00FF6E7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BA2D74"/>
  <w15:chartTrackingRefBased/>
  <w15:docId w15:val="{0EF161A2-B3C7-8643-8644-CDDE121017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Cs w:val="24"/>
        <w:lang w:val="en-US" w:eastAsia="ko-KR"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E6A64"/>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Char"/>
    <w:uiPriority w:val="99"/>
    <w:semiHidden/>
    <w:unhideWhenUsed/>
    <w:rsid w:val="00E03DF8"/>
  </w:style>
  <w:style w:type="character" w:customStyle="1" w:styleId="Char">
    <w:name w:val="날짜 Char"/>
    <w:basedOn w:val="a0"/>
    <w:link w:val="a3"/>
    <w:uiPriority w:val="99"/>
    <w:semiHidden/>
    <w:rsid w:val="00E03DF8"/>
  </w:style>
  <w:style w:type="paragraph" w:styleId="a4">
    <w:name w:val="Balloon Text"/>
    <w:basedOn w:val="a"/>
    <w:link w:val="Char0"/>
    <w:uiPriority w:val="99"/>
    <w:semiHidden/>
    <w:unhideWhenUsed/>
    <w:rsid w:val="00E03DF8"/>
    <w:rPr>
      <w:rFonts w:ascii="바탕" w:eastAsia="바탕"/>
      <w:sz w:val="18"/>
      <w:szCs w:val="18"/>
    </w:rPr>
  </w:style>
  <w:style w:type="character" w:customStyle="1" w:styleId="Char0">
    <w:name w:val="풍선 도움말 텍스트 Char"/>
    <w:basedOn w:val="a0"/>
    <w:link w:val="a4"/>
    <w:uiPriority w:val="99"/>
    <w:semiHidden/>
    <w:rsid w:val="00E03DF8"/>
    <w:rPr>
      <w:rFonts w:ascii="바탕" w:eastAsia="바탕"/>
      <w:sz w:val="18"/>
      <w:szCs w:val="18"/>
    </w:rPr>
  </w:style>
  <w:style w:type="paragraph" w:styleId="a5">
    <w:name w:val="List Paragraph"/>
    <w:basedOn w:val="a"/>
    <w:uiPriority w:val="34"/>
    <w:qFormat/>
    <w:rsid w:val="00A8595C"/>
    <w:pPr>
      <w:ind w:leftChars="400" w:left="800"/>
    </w:pPr>
  </w:style>
  <w:style w:type="table" w:styleId="a6">
    <w:name w:val="Table Grid"/>
    <w:basedOn w:val="a1"/>
    <w:uiPriority w:val="39"/>
    <w:rsid w:val="00052B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annotation reference"/>
    <w:basedOn w:val="a0"/>
    <w:uiPriority w:val="99"/>
    <w:semiHidden/>
    <w:unhideWhenUsed/>
    <w:rsid w:val="00E559BA"/>
    <w:rPr>
      <w:sz w:val="18"/>
      <w:szCs w:val="18"/>
    </w:rPr>
  </w:style>
  <w:style w:type="paragraph" w:styleId="a8">
    <w:name w:val="annotation text"/>
    <w:basedOn w:val="a"/>
    <w:link w:val="Char1"/>
    <w:uiPriority w:val="99"/>
    <w:semiHidden/>
    <w:unhideWhenUsed/>
    <w:rsid w:val="00E559BA"/>
    <w:pPr>
      <w:jc w:val="left"/>
    </w:pPr>
  </w:style>
  <w:style w:type="character" w:customStyle="1" w:styleId="Char1">
    <w:name w:val="메모 텍스트 Char"/>
    <w:basedOn w:val="a0"/>
    <w:link w:val="a8"/>
    <w:uiPriority w:val="99"/>
    <w:semiHidden/>
    <w:rsid w:val="00E559BA"/>
  </w:style>
  <w:style w:type="paragraph" w:styleId="a9">
    <w:name w:val="annotation subject"/>
    <w:basedOn w:val="a8"/>
    <w:next w:val="a8"/>
    <w:link w:val="Char2"/>
    <w:uiPriority w:val="99"/>
    <w:semiHidden/>
    <w:unhideWhenUsed/>
    <w:rsid w:val="00E559BA"/>
    <w:rPr>
      <w:b/>
      <w:bCs/>
    </w:rPr>
  </w:style>
  <w:style w:type="character" w:customStyle="1" w:styleId="Char2">
    <w:name w:val="메모 주제 Char"/>
    <w:basedOn w:val="Char1"/>
    <w:link w:val="a9"/>
    <w:uiPriority w:val="99"/>
    <w:semiHidden/>
    <w:rsid w:val="00E559BA"/>
    <w:rPr>
      <w:b/>
      <w:bCs/>
    </w:rPr>
  </w:style>
  <w:style w:type="paragraph" w:styleId="aa">
    <w:name w:val="Revision"/>
    <w:hidden/>
    <w:uiPriority w:val="99"/>
    <w:semiHidden/>
    <w:rsid w:val="006D567F"/>
    <w:pPr>
      <w:jc w:val="left"/>
    </w:pPr>
  </w:style>
  <w:style w:type="paragraph" w:styleId="ab">
    <w:name w:val="header"/>
    <w:basedOn w:val="a"/>
    <w:link w:val="Char3"/>
    <w:uiPriority w:val="99"/>
    <w:unhideWhenUsed/>
    <w:rsid w:val="00581520"/>
    <w:pPr>
      <w:tabs>
        <w:tab w:val="center" w:pos="4513"/>
        <w:tab w:val="right" w:pos="9026"/>
      </w:tabs>
      <w:snapToGrid w:val="0"/>
    </w:pPr>
  </w:style>
  <w:style w:type="character" w:customStyle="1" w:styleId="Char3">
    <w:name w:val="머리글 Char"/>
    <w:basedOn w:val="a0"/>
    <w:link w:val="ab"/>
    <w:uiPriority w:val="99"/>
    <w:rsid w:val="00581520"/>
  </w:style>
  <w:style w:type="paragraph" w:styleId="ac">
    <w:name w:val="footer"/>
    <w:basedOn w:val="a"/>
    <w:link w:val="Char4"/>
    <w:uiPriority w:val="99"/>
    <w:unhideWhenUsed/>
    <w:rsid w:val="00581520"/>
    <w:pPr>
      <w:tabs>
        <w:tab w:val="center" w:pos="4513"/>
        <w:tab w:val="right" w:pos="9026"/>
      </w:tabs>
      <w:snapToGrid w:val="0"/>
    </w:pPr>
  </w:style>
  <w:style w:type="character" w:customStyle="1" w:styleId="Char4">
    <w:name w:val="바닥글 Char"/>
    <w:basedOn w:val="a0"/>
    <w:link w:val="ac"/>
    <w:uiPriority w:val="99"/>
    <w:rsid w:val="005815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21520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13</Pages>
  <Words>3015</Words>
  <Characters>17186</Characters>
  <Application>Microsoft Office Word</Application>
  <DocSecurity>0</DocSecurity>
  <Lines>143</Lines>
  <Paragraphs>40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20161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이 남우</cp:lastModifiedBy>
  <cp:revision>17</cp:revision>
  <dcterms:created xsi:type="dcterms:W3CDTF">2020-06-08T01:39:00Z</dcterms:created>
  <dcterms:modified xsi:type="dcterms:W3CDTF">2021-05-17T12:32:00Z</dcterms:modified>
</cp:coreProperties>
</file>